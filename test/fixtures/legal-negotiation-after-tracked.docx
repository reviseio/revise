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ContentType="application/vnd.openxmlformats-officedocument.wordprocessingml.comments+xml" PartName="/word/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Services Agreement</w:t>
      </w:r>
    </w:p>
    <w:p>
      <w:r>
        <w:t>Northstar Analytics Ltd. and Cedar Vale Research Inc.</w:t>
      </w:r>
    </w:p>
    <w:p>
      <w:pPr>
        <w:pStyle w:val="Heading1"/>
      </w:pPr>
      <w:r>
        <w:t>1. Parties and interpretation</w:t>
      </w:r>
    </w:p>
    <w:p>
      <w:pPr>
        <w:widowControl/>
      </w:pPr>
      <w:r>
        <w:rPr>
          <w:b/>
        </w:rPr>
        <w:t xml:space="preserve">1.1 Parties. </w:t>
      </w:r>
      <w:r>
        <w:t>This Agreement is made on 1 October 2026 between Northstar Analytics Ltd. (Provider) and Cedar Vale Research Inc. (Customer). Provider will host the Atlas workspace for Customer's internal research operations. The initial service period begins on 1 January 2027 and ends on 31 December 2027.</w:t>
      </w:r>
    </w:p>
    <w:p>
      <w:pPr>
        <w:spacing w:line="252" w:before="0" w:after="140"/>
      </w:pPr>
      <w:r>
        <w:rPr>
          <w:b/>
          <w:bCs/>
          <w:sz w:val="22"/>
          <w:szCs w:val="22"/>
          <w:rFonts w:ascii="Times New Roman" w:cs="Times New Roman" w:eastAsia="Times New Roman" w:hAnsi="Times New Roman"/>
          <w:lang w:val="en-US"/>
        </w:rPr>
        <w:t xml:space="preserve">1.2 Subscription Fees. </w:t>
      </w:r>
      <w:r>
        <w:rPr>
          <w:sz w:val="22"/>
          <w:szCs w:val="22"/>
          <w:rFonts w:ascii="Times New Roman" w:cs="Times New Roman" w:eastAsia="Times New Roman" w:hAnsi="Times New Roman"/>
          <w:lang w:val="en-US"/>
        </w:rPr>
        <w:t xml:space="preserve">Subscription Fees means </w:t>
      </w:r>
      <w:ins w:id="100000" w:author="Revise Agent" w:date="2026-09-14T17:08:56.070Z">
        <w:r>
          <w:rPr>
            <w:sz w:val="22"/>
            <w:szCs w:val="22"/>
            <w:rFonts w:ascii="Times New Roman" w:cs="Times New Roman" w:eastAsia="Times New Roman" w:hAnsi="Times New Roman"/>
            <w:lang w:val="en-US"/>
          </w:rPr>
          <w:t xml:space="preserve">the discounted </w:t>
        </w:r>
      </w:ins>
      <w:r>
        <w:rPr>
          <w:sz w:val="22"/>
          <w:szCs w:val="22"/>
          <w:rFonts w:ascii="Times New Roman" w:cs="Times New Roman" w:eastAsia="Times New Roman" w:hAnsi="Times New Roman"/>
          <w:lang w:val="en-US"/>
        </w:rPr>
        <w:t xml:space="preserve">recurring charges for access to the Service, </w:t>
      </w:r>
      <w:del w:id="100001" w:author="Revise Agent" w:date="2026-09-14T17:08:56.076Z">
        <w:r>
          <w:rPr>
            <w:sz w:val="22"/>
            <w:szCs w:val="22"/>
            <w:rFonts w:ascii="Times New Roman" w:cs="Times New Roman" w:eastAsia="Times New Roman" w:hAnsi="Times New Roman"/>
            <w:lang w:val="en-US"/>
          </w:rPr>
          <w:delText xml:space="preserve">calculated before any commercial discount and including </w:delText>
        </w:r>
      </w:del>
      <w:ins w:id="100002" w:author="Revise Agent" w:date="2026-09-14T17:08:56.071Z">
        <w:r>
          <w:rPr>
            <w:sz w:val="22"/>
            <w:szCs w:val="22"/>
            <w:rFonts w:ascii="Times New Roman" w:cs="Times New Roman" w:eastAsia="Times New Roman" w:hAnsi="Times New Roman"/>
            <w:lang w:val="en-US"/>
          </w:rPr>
          <w:t xml:space="preserve">excluding the </w:t>
        </w:r>
      </w:ins>
      <w:r>
        <w:rPr>
          <w:sz w:val="22"/>
          <w:szCs w:val="22"/>
          <w:rFonts w:ascii="Times New Roman" w:cs="Times New Roman" w:eastAsia="Times New Roman" w:hAnsi="Times New Roman"/>
          <w:lang w:val="en-US"/>
        </w:rPr>
        <w:t xml:space="preserve">implementation </w:t>
      </w:r>
      <w:del w:id="100003" w:author="Revise Agent" w:date="2026-09-14T17:08:56.076Z">
        <w:r>
          <w:rPr>
            <w:sz w:val="22"/>
            <w:szCs w:val="22"/>
            <w:rFonts w:ascii="Times New Roman" w:cs="Times New Roman" w:eastAsia="Times New Roman" w:hAnsi="Times New Roman"/>
            <w:lang w:val="en-US"/>
          </w:rPr>
          <w:delText xml:space="preserve">charges. </w:delText>
        </w:r>
      </w:del>
      <w:ins w:id="100004" w:author="Revise Agent" w:date="2026-09-14T17:08:56.071Z">
        <w:r>
          <w:rPr>
            <w:sz w:val="22"/>
            <w:szCs w:val="22"/>
            <w:rFonts w:ascii="Times New Roman" w:cs="Times New Roman" w:eastAsia="Times New Roman" w:hAnsi="Times New Roman"/>
            <w:lang w:val="en-US"/>
          </w:rPr>
          <w:t xml:space="preserve">fee. </w:t>
        </w:r>
      </w:ins>
      <w:r>
        <w:rPr>
          <w:sz w:val="22"/>
          <w:szCs w:val="22"/>
          <w:rFonts w:ascii="Times New Roman" w:cs="Times New Roman" w:eastAsia="Times New Roman" w:hAnsi="Times New Roman"/>
          <w:lang w:val="en-US"/>
        </w:rPr>
        <w:t xml:space="preserve">Fees paid or payable include committed </w:t>
      </w:r>
      <w:del w:id="100005" w:author="Revise Agent" w:date="2026-09-14T17:08:56.076Z">
        <w:r>
          <w:rPr>
            <w:sz w:val="22"/>
            <w:szCs w:val="22"/>
            <w:rFonts w:ascii="Times New Roman" w:cs="Times New Roman" w:eastAsia="Times New Roman" w:hAnsi="Times New Roman"/>
            <w:lang w:val="en-US"/>
          </w:rPr>
          <w:delText xml:space="preserve">charges </w:delText>
        </w:r>
      </w:del>
      <w:ins w:id="100006" w:author="Revise Agent" w:date="2026-09-14T17:08:56.071Z">
        <w:r>
          <w:rPr>
            <w:sz w:val="22"/>
            <w:szCs w:val="22"/>
            <w:rFonts w:ascii="Times New Roman" w:cs="Times New Roman" w:eastAsia="Times New Roman" w:hAnsi="Times New Roman"/>
            <w:lang w:val="en-US"/>
          </w:rPr>
          <w:t xml:space="preserve">Subscription Fees whether or </w:t>
        </w:r>
      </w:ins>
      <w:r>
        <w:rPr>
          <w:sz w:val="22"/>
          <w:szCs w:val="22"/>
          <w:rFonts w:ascii="Times New Roman" w:cs="Times New Roman" w:eastAsia="Times New Roman" w:hAnsi="Times New Roman"/>
          <w:lang w:val="en-US"/>
        </w:rPr>
        <w:t xml:space="preserve">not </w:t>
      </w:r>
      <w:del w:id="100007" w:author="Revise Agent" w:date="2026-09-14T17:08:56.076Z">
        <w:r>
          <w:rPr>
            <w:sz w:val="22"/>
            <w:szCs w:val="22"/>
            <w:rFonts w:ascii="Times New Roman" w:cs="Times New Roman" w:eastAsia="Times New Roman" w:hAnsi="Times New Roman"/>
            <w:lang w:val="en-US"/>
          </w:rPr>
          <w:delText xml:space="preserve">yet </w:delText>
        </w:r>
      </w:del>
      <w:r>
        <w:rPr>
          <w:sz w:val="22"/>
          <w:szCs w:val="22"/>
          <w:rFonts w:ascii="Times New Roman" w:cs="Times New Roman" w:eastAsia="Times New Roman" w:hAnsi="Times New Roman"/>
          <w:lang w:val="en-US"/>
        </w:rPr>
        <w:t xml:space="preserve">invoiced. An Authorized User is an individual Customer permits to access its workspace.</w:t>
      </w:r>
    </w:p>
    <w:p>
      <w:pPr>
        <w:widowControl/>
      </w:pPr>
      <w:r>
        <w:rPr>
          <w:b/>
        </w:rPr>
        <w:t xml:space="preserve">1.3 Contract documents. </w:t>
      </w:r>
      <w:r>
        <w:t>The commercial table, Service Levels table, Security Operations table, and Schedule B form part of this Agreement. References to a section mean a numbered section of this Agreement. Business days exclude Saturdays, Sundays, and public holidays at the receiving party's notice address.</w:t>
      </w:r>
    </w:p>
    <w:p>
      <w:pPr>
        <w:pStyle w:val="Heading1"/>
      </w:pPr>
      <w:r>
        <w:t>2. Charges and subscription term</w:t>
      </w:r>
    </w:p>
    <w:p>
      <w:pPr>
        <w:spacing w:line="252" w:before="0" w:after="140"/>
      </w:pPr>
      <w:r>
        <w:rPr>
          <w:b/>
          <w:bCs/>
          <w:sz w:val="22"/>
          <w:szCs w:val="22"/>
          <w:rFonts w:ascii="Times New Roman" w:cs="Times New Roman" w:eastAsia="Times New Roman" w:hAnsi="Times New Roman"/>
          <w:lang w:val="en-US"/>
        </w:rPr>
        <w:t xml:space="preserve">2.1 Subscription commitment. </w:t>
      </w:r>
      <w:r>
        <w:rPr>
          <w:sz w:val="22"/>
          <w:szCs w:val="22"/>
          <w:rFonts w:ascii="Times New Roman" w:cs="Times New Roman" w:eastAsia="Times New Roman" w:hAnsi="Times New Roman"/>
          <w:lang w:val="en-US"/>
        </w:rPr>
        <w:t xml:space="preserve">Customer commits to 150 Authorized Users at </w:t>
      </w:r>
      <w:ins w:id="100008" w:author="Revise Agent" w:date="2026-09-14T17:08:56.259Z">
        <w:r>
          <w:rPr>
            <w:sz w:val="22"/>
            <w:szCs w:val="22"/>
            <w:rFonts w:ascii="Times New Roman" w:cs="Times New Roman" w:eastAsia="Times New Roman" w:hAnsi="Times New Roman"/>
            <w:lang w:val="en-US"/>
          </w:rPr>
          <w:t xml:space="preserve">a list price of </w:t>
        </w:r>
      </w:ins>
      <w:r>
        <w:rPr>
          <w:sz w:val="22"/>
          <w:szCs w:val="22"/>
          <w:rFonts w:ascii="Times New Roman" w:cs="Times New Roman" w:eastAsia="Times New Roman" w:hAnsi="Times New Roman"/>
          <w:lang w:val="en-US"/>
        </w:rPr>
        <w:t xml:space="preserve">$80 per user per month for the initial twelve-month term. </w:t>
      </w:r>
      <w:del w:id="100009" w:author="Revise Agent" w:date="2026-09-14T17:08:56.265Z">
        <w:r>
          <w:rPr>
            <w:sz w:val="22"/>
            <w:szCs w:val="22"/>
            <w:rFonts w:ascii="Times New Roman" w:cs="Times New Roman" w:eastAsia="Times New Roman" w:hAnsi="Times New Roman"/>
            <w:lang w:val="en-US"/>
          </w:rPr>
          <w:delText xml:space="preserve">No </w:delText>
        </w:r>
      </w:del>
      <w:ins w:id="100010" w:author="Revise Agent" w:date="2026-09-14T17:08:56.259Z">
        <w:r>
          <w:rPr>
            <w:sz w:val="22"/>
            <w:szCs w:val="22"/>
            <w:rFonts w:ascii="Times New Roman" w:cs="Times New Roman" w:eastAsia="Times New Roman" w:hAnsi="Times New Roman"/>
            <w:lang w:val="en-US"/>
          </w:rPr>
          <w:t xml:space="preserve">A 10% </w:t>
        </w:r>
      </w:ins>
      <w:r>
        <w:rPr>
          <w:sz w:val="22"/>
          <w:szCs w:val="22"/>
          <w:rFonts w:ascii="Times New Roman" w:cs="Times New Roman" w:eastAsia="Times New Roman" w:hAnsi="Times New Roman"/>
          <w:lang w:val="en-US"/>
        </w:rPr>
        <w:t xml:space="preserve">discount </w:t>
      </w:r>
      <w:del w:id="100011" w:author="Revise Agent" w:date="2026-09-14T17:08:56.265Z">
        <w:r>
          <w:rPr>
            <w:sz w:val="22"/>
            <w:szCs w:val="22"/>
            <w:rFonts w:ascii="Times New Roman" w:cs="Times New Roman" w:eastAsia="Times New Roman" w:hAnsi="Times New Roman"/>
            <w:lang w:val="en-US"/>
          </w:rPr>
          <w:delText xml:space="preserve">applies. </w:delText>
        </w:r>
      </w:del>
      <w:ins w:id="100012" w:author="Revise Agent" w:date="2026-09-14T17:08:56.260Z">
        <w:r>
          <w:rPr>
            <w:sz w:val="22"/>
            <w:szCs w:val="22"/>
            <w:rFonts w:ascii="Times New Roman" w:cs="Times New Roman" w:eastAsia="Times New Roman" w:hAnsi="Times New Roman"/>
            <w:lang w:val="en-US"/>
          </w:rPr>
          <w:t xml:space="preserve">applies only to recurring subscription charges. </w:t>
        </w:r>
      </w:ins>
      <w:r>
        <w:rPr>
          <w:sz w:val="22"/>
          <w:szCs w:val="22"/>
          <w:rFonts w:ascii="Times New Roman" w:cs="Times New Roman" w:eastAsia="Times New Roman" w:hAnsi="Times New Roman"/>
          <w:lang w:val="en-US"/>
        </w:rPr>
        <w:t xml:space="preserve">The implementation fee is $18,000. The commercial table summarizes these charges and is used to calculate invoices and the liability limits in Section 8.</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ook w:firstColumn="1" w:firstRow="1" w:lastColumn="0" w:lastRow="0" w:noHBand="0" w:noVBand="1" w:val="04A0"/>
      </w:tblPr>
      <w:tblGrid>
        <w:gridCol w:w="2610"/>
        <w:gridCol w:w="3870"/>
        <w:gridCol w:w="2610"/>
      </w:tblGrid>
      <w:tr>
        <w:trPr>
          <w:tblHeader/>
          <w:cantSplit/>
        </w:trPr>
        <w:tc>
          <w:tcPr>
            <w:tcW w:type="pct" w:w="29%"/>
            <w:shd w:fill="F9FAFB" w:color="F9FAFB" w:val="solid"/>
          </w:tcPr>
          <w:p>
            <w:pPr>
              <w:spacing w:line="252" w:before="60" w:after="60"/>
            </w:pPr>
            <w:r>
              <w:rPr>
                <w:b/>
                <w:bCs/>
                <w:sz w:val="20"/>
                <w:szCs w:val="20"/>
                <w:rFonts w:ascii="Times New Roman" w:cs="Times New Roman" w:eastAsia="Times New Roman" w:hAnsi="Times New Roman"/>
                <w:lang w:val="en-US"/>
              </w:rPr>
              <w:t xml:space="preserve">Commercial item</w:t>
            </w:r>
          </w:p>
        </w:tc>
        <w:tc>
          <w:tcPr>
            <w:tcW w:type="pct" w:w="43%"/>
            <w:shd w:fill="F9FAFB" w:color="F9FAFB" w:val="solid"/>
          </w:tcPr>
          <w:p>
            <w:pPr>
              <w:spacing w:line="252" w:before="60" w:after="60"/>
            </w:pPr>
            <w:r>
              <w:rPr>
                <w:b/>
                <w:bCs/>
                <w:sz w:val="20"/>
                <w:szCs w:val="20"/>
                <w:rFonts w:ascii="Times New Roman" w:cs="Times New Roman" w:eastAsia="Times New Roman" w:hAnsi="Times New Roman"/>
                <w:lang w:val="en-US"/>
              </w:rPr>
              <w:t xml:space="preserve">Basis</w:t>
            </w:r>
          </w:p>
        </w:tc>
        <w:tc>
          <w:tcPr>
            <w:tcW w:type="pct" w:w="29%"/>
            <w:shd w:fill="F9FAFB" w:color="F9FAFB" w:val="solid"/>
          </w:tcPr>
          <w:p>
            <w:pPr>
              <w:spacing w:line="252" w:before="60" w:after="60"/>
            </w:pPr>
            <w:r>
              <w:rPr>
                <w:b/>
                <w:bCs/>
                <w:sz w:val="20"/>
                <w:szCs w:val="20"/>
                <w:rFonts w:ascii="Times New Roman" w:cs="Times New Roman" w:eastAsia="Times New Roman" w:hAnsi="Times New Roman"/>
                <w:lang w:val="en-US"/>
              </w:rPr>
              <w:t xml:space="preserve">Amount</w:t>
            </w:r>
          </w:p>
        </w:tc>
      </w:tr>
      <w:tr>
        <w:trPr>
          <w:cantSplit/>
        </w:trPr>
        <w:tc>
          <w:tcPr>
            <w:tcW w:type="pct" w:w="29%"/>
          </w:tcPr>
          <w:p>
            <w:pPr>
              <w:spacing w:line="252" w:before="60" w:after="60"/>
            </w:pPr>
            <w:r>
              <w:rPr>
                <w:sz w:val="20"/>
                <w:szCs w:val="20"/>
                <w:rFonts w:ascii="Times New Roman" w:cs="Times New Roman" w:eastAsia="Times New Roman" w:hAnsi="Times New Roman"/>
                <w:lang w:val="en-US"/>
              </w:rPr>
              <w:t xml:space="preserve">Annual subscription</w:t>
            </w:r>
          </w:p>
        </w:tc>
        <w:tc>
          <w:tcPr>
            <w:tcW w:type="pct" w:w="43%"/>
          </w:tcPr>
          <w:p>
            <w:pPr>
              <w:spacing w:line="252" w:before="60" w:after="60"/>
            </w:pPr>
            <w:r>
              <w:rPr>
                <w:sz w:val="20"/>
                <w:szCs w:val="20"/>
                <w:rFonts w:ascii="Times New Roman" w:cs="Times New Roman" w:eastAsia="Times New Roman" w:hAnsi="Times New Roman"/>
                <w:lang w:val="en-US"/>
              </w:rPr>
              <w:t xml:space="preserve">150 users x $80 x 12 months</w:t>
            </w:r>
          </w:p>
        </w:tc>
        <w:tc>
          <w:tcPr>
            <w:tcW w:type="pct" w:w="29%"/>
          </w:tcPr>
          <w:p>
            <w:pPr>
              <w:spacing w:line="252" w:before="60" w:after="60"/>
            </w:pPr>
            <w:r>
              <w:rPr>
                <w:sz w:val="20"/>
                <w:szCs w:val="20"/>
                <w:rFonts w:ascii="Times New Roman" w:cs="Times New Roman" w:eastAsia="Times New Roman" w:hAnsi="Times New Roman"/>
                <w:lang w:val="en-US"/>
              </w:rPr>
              <w:t xml:space="preserve">$144,000</w:t>
            </w:r>
          </w:p>
        </w:tc>
      </w:tr>
      <w:tr>
        <w:trPr>
          <w:cantSplit/>
        </w:trPr>
        <w:tc>
          <w:tcPr>
            <w:tcW w:type="pct" w:w="29%"/>
          </w:tcPr>
          <w:p>
            <w:pPr>
              <w:spacing w:line="252" w:before="60" w:after="60"/>
            </w:pPr>
            <w:r>
              <w:rPr>
                <w:sz w:val="20"/>
                <w:szCs w:val="20"/>
                <w:rFonts w:ascii="Times New Roman" w:cs="Times New Roman" w:eastAsia="Times New Roman" w:hAnsi="Times New Roman"/>
                <w:lang w:val="en-US"/>
              </w:rPr>
              <w:t xml:space="preserve">Subscription discount</w:t>
            </w:r>
          </w:p>
        </w:tc>
        <w:tc>
          <w:tcPr>
            <w:tcW w:type="pct" w:w="43%"/>
          </w:tcPr>
          <w:p>
            <w:pPr>
              <w:spacing w:line="252" w:before="60" w:after="60"/>
            </w:pPr>
            <w:del w:id="100013" w:author="Revise Agent" w:date="2026-09-14T17:06:38.923Z">
              <w:r>
                <w:rPr>
                  <w:sz w:val="20"/>
                  <w:szCs w:val="20"/>
                  <w:rFonts w:ascii="Times New Roman" w:cs="Times New Roman" w:eastAsia="Times New Roman" w:hAnsi="Times New Roman"/>
                  <w:lang w:val="en-US"/>
                </w:rPr>
                <w:delText xml:space="preserve">No discount</w:delText>
              </w:r>
            </w:del>
            <w:ins w:id="100014" w:author="Revise Agent" w:date="2026-09-14T17:06:38.922Z">
              <w:r>
                <w:rPr>
                  <w:sz w:val="20"/>
                  <w:szCs w:val="20"/>
                  <w:rFonts w:ascii="Times New Roman" w:cs="Times New Roman" w:eastAsia="Times New Roman" w:hAnsi="Times New Roman"/>
                  <w:lang w:val="en-US"/>
                </w:rPr>
                <w:t xml:space="preserve">10% of annual subscription</w:t>
              </w:r>
            </w:ins>
          </w:p>
        </w:tc>
        <w:tc>
          <w:tcPr>
            <w:tcW w:type="pct" w:w="29%"/>
          </w:tcPr>
          <w:p>
            <w:pPr>
              <w:spacing w:line="252" w:before="60" w:after="60"/>
            </w:pPr>
            <w:del w:id="100015" w:author="Revise Agent" w:date="2026-09-14T17:06:38.923Z">
              <w:r>
                <w:rPr>
                  <w:sz w:val="20"/>
                  <w:szCs w:val="20"/>
                  <w:rFonts w:ascii="Times New Roman" w:cs="Times New Roman" w:eastAsia="Times New Roman" w:hAnsi="Times New Roman"/>
                  <w:lang w:val="en-US"/>
                </w:rPr>
                <w:delText xml:space="preserve">$0</w:delText>
              </w:r>
            </w:del>
            <w:ins w:id="100016" w:author="Revise Agent" w:date="2026-09-14T17:06:38.922Z">
              <w:r>
                <w:rPr>
                  <w:sz w:val="20"/>
                  <w:szCs w:val="20"/>
                  <w:rFonts w:ascii="Times New Roman" w:cs="Times New Roman" w:eastAsia="Times New Roman" w:hAnsi="Times New Roman"/>
                  <w:lang w:val="en-US"/>
                </w:rPr>
                <w:t xml:space="preserve">($14,400)</w:t>
              </w:r>
            </w:ins>
          </w:p>
        </w:tc>
      </w:tr>
      <w:tr>
        <w:trPr>
          <w:cantSplit/>
        </w:trPr>
        <w:tc>
          <w:tcPr>
            <w:tcW w:type="pct" w:w="29%"/>
          </w:tcPr>
          <w:p>
            <w:pPr>
              <w:spacing w:line="252" w:before="60" w:after="60"/>
            </w:pPr>
            <w:r>
              <w:rPr>
                <w:sz w:val="20"/>
                <w:szCs w:val="20"/>
                <w:rFonts w:ascii="Times New Roman" w:cs="Times New Roman" w:eastAsia="Times New Roman" w:hAnsi="Times New Roman"/>
                <w:lang w:val="en-US"/>
              </w:rPr>
              <w:t xml:space="preserve">Net annual subscription</w:t>
            </w:r>
          </w:p>
        </w:tc>
        <w:tc>
          <w:tcPr>
            <w:tcW w:type="pct" w:w="43%"/>
          </w:tcPr>
          <w:p>
            <w:pPr>
              <w:spacing w:line="252" w:before="60" w:after="60"/>
            </w:pPr>
            <w:r>
              <w:rPr>
                <w:sz w:val="20"/>
                <w:szCs w:val="20"/>
                <w:rFonts w:ascii="Times New Roman" w:cs="Times New Roman" w:eastAsia="Times New Roman" w:hAnsi="Times New Roman"/>
                <w:lang w:val="en-US"/>
              </w:rPr>
              <w:t xml:space="preserve">Annual subscription less discount</w:t>
            </w:r>
          </w:p>
        </w:tc>
        <w:tc>
          <w:tcPr>
            <w:tcW w:type="pct" w:w="29%"/>
          </w:tcPr>
          <w:p>
            <w:pPr>
              <w:spacing w:line="252" w:before="60" w:after="60"/>
            </w:pPr>
            <w:del w:id="100017" w:author="Revise Agent" w:date="2026-09-14T17:06:38.923Z">
              <w:r>
                <w:rPr>
                  <w:sz w:val="20"/>
                  <w:szCs w:val="20"/>
                  <w:rFonts w:ascii="Times New Roman" w:cs="Times New Roman" w:eastAsia="Times New Roman" w:hAnsi="Times New Roman"/>
                  <w:lang w:val="en-US"/>
                </w:rPr>
                <w:delText xml:space="preserve">$144,000</w:delText>
              </w:r>
            </w:del>
            <w:ins w:id="100018" w:author="Revise Agent" w:date="2026-09-14T17:06:38.922Z">
              <w:r>
                <w:rPr>
                  <w:sz w:val="20"/>
                  <w:szCs w:val="20"/>
                  <w:rFonts w:ascii="Times New Roman" w:cs="Times New Roman" w:eastAsia="Times New Roman" w:hAnsi="Times New Roman"/>
                  <w:lang w:val="en-US"/>
                </w:rPr>
                <w:t xml:space="preserve">$129,600</w:t>
              </w:r>
            </w:ins>
          </w:p>
        </w:tc>
      </w:tr>
      <w:tr>
        <w:trPr>
          <w:cantSplit/>
        </w:trPr>
        <w:tc>
          <w:tcPr>
            <w:tcW w:type="pct" w:w="29%"/>
          </w:tcPr>
          <w:p>
            <w:pPr>
              <w:spacing w:line="252" w:before="60" w:after="60"/>
            </w:pPr>
            <w:r>
              <w:rPr>
                <w:sz w:val="20"/>
                <w:szCs w:val="20"/>
                <w:rFonts w:ascii="Times New Roman" w:cs="Times New Roman" w:eastAsia="Times New Roman" w:hAnsi="Times New Roman"/>
                <w:lang w:val="en-US"/>
              </w:rPr>
              <w:t xml:space="preserve">Quarterly installment</w:t>
            </w:r>
          </w:p>
        </w:tc>
        <w:tc>
          <w:tcPr>
            <w:tcW w:type="pct" w:w="43%"/>
          </w:tcPr>
          <w:p>
            <w:pPr>
              <w:spacing w:line="252" w:before="60" w:after="60"/>
            </w:pPr>
            <w:del w:id="100019" w:author="Revise Agent" w:date="2026-09-14T17:06:38.923Z">
              <w:r>
                <w:rPr>
                  <w:sz w:val="20"/>
                  <w:szCs w:val="20"/>
                  <w:rFonts w:ascii="Times New Roman" w:cs="Times New Roman" w:eastAsia="Times New Roman" w:hAnsi="Times New Roman"/>
                  <w:lang w:val="en-US"/>
                </w:rPr>
                <w:delText xml:space="preserve">Quarterly billing unavailable</w:delText>
              </w:r>
            </w:del>
            <w:ins w:id="100020" w:author="Revise Agent" w:date="2026-09-14T17:06:38.922Z">
              <w:r>
                <w:rPr>
                  <w:sz w:val="20"/>
                  <w:szCs w:val="20"/>
                  <w:rFonts w:ascii="Times New Roman" w:cs="Times New Roman" w:eastAsia="Times New Roman" w:hAnsi="Times New Roman"/>
                  <w:lang w:val="en-US"/>
                </w:rPr>
                <w:t xml:space="preserve">Net annual subscription ÷ 4; invoiced quarterly in advance</w:t>
              </w:r>
            </w:ins>
          </w:p>
        </w:tc>
        <w:tc>
          <w:tcPr>
            <w:tcW w:type="pct" w:w="29%"/>
          </w:tcPr>
          <w:p>
            <w:pPr>
              <w:spacing w:line="252" w:before="60" w:after="60"/>
            </w:pPr>
            <w:del w:id="100021" w:author="Revise Agent" w:date="2026-09-14T17:06:38.923Z">
              <w:r>
                <w:rPr>
                  <w:sz w:val="20"/>
                  <w:szCs w:val="20"/>
                  <w:rFonts w:ascii="Times New Roman" w:cs="Times New Roman" w:eastAsia="Times New Roman" w:hAnsi="Times New Roman"/>
                  <w:lang w:val="en-US"/>
                </w:rPr>
                <w:delText xml:space="preserve">Not applicable</w:delText>
              </w:r>
            </w:del>
            <w:ins w:id="100022" w:author="Revise Agent" w:date="2026-09-14T17:06:38.922Z">
              <w:r>
                <w:rPr>
                  <w:sz w:val="20"/>
                  <w:szCs w:val="20"/>
                  <w:rFonts w:ascii="Times New Roman" w:cs="Times New Roman" w:eastAsia="Times New Roman" w:hAnsi="Times New Roman"/>
                  <w:lang w:val="en-US"/>
                </w:rPr>
                <w:t xml:space="preserve">$32,400</w:t>
              </w:r>
            </w:ins>
          </w:p>
        </w:tc>
      </w:tr>
      <w:tr>
        <w:trPr>
          <w:cantSplit/>
        </w:trPr>
        <w:tc>
          <w:tcPr>
            <w:tcW w:type="pct" w:w="29%"/>
          </w:tcPr>
          <w:p>
            <w:pPr>
              <w:spacing w:line="252" w:before="60" w:after="60"/>
            </w:pPr>
            <w:r>
              <w:rPr>
                <w:sz w:val="20"/>
                <w:szCs w:val="20"/>
                <w:rFonts w:ascii="Times New Roman" w:cs="Times New Roman" w:eastAsia="Times New Roman" w:hAnsi="Times New Roman"/>
                <w:lang w:val="en-US"/>
              </w:rPr>
              <w:t xml:space="preserve">Implementation</w:t>
            </w:r>
          </w:p>
        </w:tc>
        <w:tc>
          <w:tcPr>
            <w:tcW w:type="pct" w:w="43%"/>
          </w:tcPr>
          <w:p>
            <w:pPr>
              <w:spacing w:line="252" w:before="60" w:after="60"/>
            </w:pPr>
            <w:r>
              <w:rPr>
                <w:sz w:val="20"/>
                <w:szCs w:val="20"/>
                <w:rFonts w:ascii="Times New Roman" w:cs="Times New Roman" w:eastAsia="Times New Roman" w:hAnsi="Times New Roman"/>
                <w:lang w:val="en-US"/>
              </w:rPr>
              <w:t xml:space="preserve">One-time fee</w:t>
            </w:r>
          </w:p>
        </w:tc>
        <w:tc>
          <w:tcPr>
            <w:tcW w:type="pct" w:w="29%"/>
          </w:tcPr>
          <w:p>
            <w:pPr>
              <w:spacing w:line="252" w:before="60" w:after="60"/>
            </w:pPr>
            <w:r>
              <w:rPr>
                <w:sz w:val="20"/>
                <w:szCs w:val="20"/>
                <w:rFonts w:ascii="Times New Roman" w:cs="Times New Roman" w:eastAsia="Times New Roman" w:hAnsi="Times New Roman"/>
                <w:lang w:val="en-US"/>
              </w:rPr>
              <w:t xml:space="preserve">$18,000</w:t>
            </w:r>
          </w:p>
        </w:tc>
      </w:tr>
      <w:tr>
        <w:trPr>
          <w:cantSplit/>
        </w:trPr>
        <w:tc>
          <w:tcPr>
            <w:tcW w:type="pct" w:w="29%"/>
          </w:tcPr>
          <w:p>
            <w:pPr>
              <w:spacing w:line="252" w:before="60" w:after="60"/>
            </w:pPr>
            <w:r>
              <w:rPr>
                <w:sz w:val="20"/>
                <w:szCs w:val="20"/>
                <w:rFonts w:ascii="Times New Roman" w:cs="Times New Roman" w:eastAsia="Times New Roman" w:hAnsi="Times New Roman"/>
                <w:lang w:val="en-US"/>
              </w:rPr>
              <w:t xml:space="preserve">Year-one total</w:t>
            </w:r>
          </w:p>
        </w:tc>
        <w:tc>
          <w:tcPr>
            <w:tcW w:type="pct" w:w="43%"/>
          </w:tcPr>
          <w:p>
            <w:pPr>
              <w:spacing w:line="252" w:before="60" w:after="60"/>
            </w:pPr>
            <w:r>
              <w:rPr>
                <w:sz w:val="20"/>
                <w:szCs w:val="20"/>
                <w:rFonts w:ascii="Times New Roman" w:cs="Times New Roman" w:eastAsia="Times New Roman" w:hAnsi="Times New Roman"/>
                <w:lang w:val="en-US"/>
              </w:rPr>
              <w:t xml:space="preserve">Subscription plus implementation</w:t>
            </w:r>
          </w:p>
        </w:tc>
        <w:tc>
          <w:tcPr>
            <w:tcW w:type="pct" w:w="29%"/>
          </w:tcPr>
          <w:p>
            <w:pPr>
              <w:spacing w:line="252" w:before="60" w:after="60"/>
            </w:pPr>
            <w:del w:id="100023" w:author="Revise Agent" w:date="2026-09-14T17:06:38.923Z">
              <w:r>
                <w:rPr>
                  <w:sz w:val="20"/>
                  <w:szCs w:val="20"/>
                  <w:rFonts w:ascii="Times New Roman" w:cs="Times New Roman" w:eastAsia="Times New Roman" w:hAnsi="Times New Roman"/>
                  <w:lang w:val="en-US"/>
                </w:rPr>
                <w:delText xml:space="preserve">$162,000</w:delText>
              </w:r>
            </w:del>
            <w:ins w:id="100024" w:author="Revise Agent" w:date="2026-09-14T17:06:38.922Z">
              <w:r>
                <w:rPr>
                  <w:sz w:val="20"/>
                  <w:szCs w:val="20"/>
                  <w:rFonts w:ascii="Times New Roman" w:cs="Times New Roman" w:eastAsia="Times New Roman" w:hAnsi="Times New Roman"/>
                  <w:lang w:val="en-US"/>
                </w:rPr>
                <w:t xml:space="preserve">$147,600</w:t>
              </w:r>
            </w:ins>
          </w:p>
        </w:tc>
      </w:tr>
    </w:tbl>
    <w:p>
      <w:pPr>
        <w:spacing w:after="0"/>
      </w:pPr>
    </w:p>
    <w:p>
      <w:pPr>
        <w:spacing w:line="252" w:before="0" w:after="140"/>
        <w:pPrChange w:id="100148" w:author="Revise Agent" w:date="2026-09-14T17:08:56.475Z">
          <w:pPr>
            <w:spacing w:line="252" w:lineRule="auto"/>
          </w:pPr>
        </w:pPrChange>
      </w:pPr>
      <w:del w:id="100025" w:author="Anonymous" w:date="2026-09-14T17:14:02.821Z">
        <w:r>
          <w:rPr>
            <w:b/>
            <w:bCs/>
            <w:sz w:val="22"/>
            <w:szCs w:val="22"/>
            <w:rFonts w:ascii="Times New Roman" w:cs="Times New Roman" w:eastAsia="Times New Roman" w:hAnsi="Times New Roman"/>
            <w:lang w:val="en-US"/>
          </w:rPr>
          <w:delText xml:space="preserve">2.2 Invoices. </w:delText>
        </w:r>
      </w:del>
      <w:del w:id="100026" w:author="Anonymous" w:date="2026-09-14T17:14:02.821Z">
        <w:r>
          <w:rPr>
            <w:sz w:val="22"/>
            <w:szCs w:val="22"/>
            <w:rFonts w:ascii="Times New Roman" w:cs="Times New Roman" w:eastAsia="Times New Roman" w:hAnsi="Times New Roman"/>
            <w:lang w:val="en-US"/>
          </w:rPr>
          <w:delText xml:space="preserve">All subscription charges are invoiced annually in advance and payable within fifteen days. Implementation is invoiced on signature. Customer may not withhold any disputed amount. Undisputed overdue amounts accrue simple interest at one percent per month, subject to applicable law.</w:delText>
        </w:r>
      </w:del>
      <w:r>
        <w:rPr>
          <w:sz w:val="24"/>
          <w:szCs w:val="24"/>
          <w:rFonts w:ascii="Arial" w:cs="Arial" w:eastAsia="Arial" w:hAnsi="Arial"/>
        </w:rPr>
        <w:t xml:space="preserve"> </w:t>
      </w:r>
      <w:ins w:id="100027" w:author="Anonymous" w:date="2026-09-14T17:14:02.821Z">
        <w:r>
          <w:rPr>
            <w:b/>
            <w:bCs/>
            <w:sz w:val="22"/>
            <w:szCs w:val="22"/>
            <w:rFonts w:ascii="Times New Roman" w:cs="Times New Roman" w:eastAsia="Times New Roman" w:hAnsi="Times New Roman"/>
          </w:rPr>
          <w:t xml:space="preserve">2.2 Invoices. </w:t>
        </w:r>
      </w:ins>
      <w:ins w:id="100028" w:author="Anonymous" w:date="2026-09-14T17:14:02.821Z">
        <w:r>
          <w:rPr>
            <w:sz w:val="22"/>
            <w:szCs w:val="22"/>
            <w:rFonts w:ascii="Times New Roman" w:cs="Times New Roman" w:eastAsia="Times New Roman" w:hAnsi="Times New Roman"/>
          </w:rPr>
          <w:t xml:space="preserve">Subscription Fees are invoiced in four equal quarterly installments in advance and are payable within thirty days after invoice date. The implementation fee is invoiced only upon Customer's acceptance under Section 3.2. Customer may withhold a genuinely disputed amount while paying all undisputed amounts when due. Undisputed overdue amounts accrue simple interest at one percent per month, subject to applicable law.</w:t>
        </w:r>
      </w:ins>
    </w:p>
    <w:p>
      <w:pPr>
        <w:spacing w:line="252" w:before="0" w:after="140"/>
        <w:pPrChange w:id="100149" w:author="Revise Agent" w:date="2026-09-14T17:08:56.664Z">
          <w:pPr>
            <w:spacing w:line="252" w:lineRule="auto"/>
          </w:pPr>
        </w:pPrChange>
      </w:pPr>
      <w:del w:id="100029" w:author="Anonymous" w:date="2026-09-14T17:14:02.821Z">
        <w:r>
          <w:rPr>
            <w:b/>
            <w:bCs/>
            <w:sz w:val="22"/>
            <w:szCs w:val="22"/>
            <w:rFonts w:ascii="Times New Roman" w:cs="Times New Roman" w:eastAsia="Times New Roman" w:hAnsi="Times New Roman"/>
            <w:lang w:val="en-US"/>
          </w:rPr>
          <w:delText xml:space="preserve">2.3 Renewal. </w:delText>
        </w:r>
      </w:del>
      <w:del w:id="100030" w:author="Anonymous" w:date="2026-09-14T17:14:02.821Z">
        <w:r>
          <w:rPr>
            <w:sz w:val="22"/>
            <w:szCs w:val="22"/>
            <w:rFonts w:ascii="Times New Roman" w:cs="Times New Roman" w:eastAsia="Times New Roman" w:hAnsi="Times New Roman"/>
            <w:lang w:val="en-US"/>
          </w:rPr>
          <w:delText xml:space="preserve">The Service automatically renews for successive twelve-month terms unless either party gives notice ninety days before expiry. Provider may increase renewal prices without restriction by posting a notice in the workspace. All minimum user commitments renew unchanged unless the parties sign a replacement order.</w:delText>
        </w:r>
      </w:del>
      <w:r>
        <w:rPr>
          <w:sz w:val="24"/>
          <w:szCs w:val="24"/>
          <w:rFonts w:ascii="Arial" w:cs="Arial" w:eastAsia="Arial" w:hAnsi="Arial"/>
        </w:rPr>
        <w:t xml:space="preserve"> </w:t>
      </w:r>
      <w:ins w:id="100031" w:author="Anonymous" w:date="2026-09-14T17:14:02.821Z">
        <w:r>
          <w:rPr>
            <w:b/>
            <w:bCs/>
            <w:sz w:val="22"/>
            <w:szCs w:val="22"/>
            <w:rFonts w:ascii="Times New Roman" w:cs="Times New Roman" w:eastAsia="Times New Roman" w:hAnsi="Times New Roman"/>
          </w:rPr>
          <w:t xml:space="preserve">2.3 Renewal. </w:t>
        </w:r>
      </w:ins>
      <w:ins w:id="100032" w:author="Anonymous" w:date="2026-09-14T17:14:02.821Z">
        <w:r>
          <w:rPr>
            <w:sz w:val="22"/>
            <w:szCs w:val="22"/>
            <w:rFonts w:ascii="Times New Roman" w:cs="Times New Roman" w:eastAsia="Times New Roman" w:hAnsi="Times New Roman"/>
          </w:rPr>
          <w:t xml:space="preserve">The Service automatically renews for successive twelve-month terms unless either party gives written notice of non-renewal at least sixty days before the then-current term ends. Provider may increase Subscription Fees for a renewal term by no more than 3% above the immediately preceding term's Subscription Fees, on written notice given before renewal. All minimum user commitments renew unchanged unless the parties sign a replacement order.</w:t>
        </w:r>
      </w:ins>
    </w:p>
    <w:p>
      <w:pPr>
        <w:spacing w:line="252" w:before="0" w:after="140"/>
        <w:pPrChange w:id="100150" w:author="Revise Agent" w:date="2026-09-14T17:13:54.885Z">
          <w:pPr>
            <w:spacing w:line="252" w:lineRule="auto"/>
          </w:pPr>
        </w:pPrChange>
      </w:pPr>
      <w:del w:id="100033" w:author="Anonymous" w:date="2026-09-14T17:14:02.821Z">
        <w:r>
          <w:rPr>
            <w:b/>
            <w:bCs/>
            <w:sz w:val="22"/>
            <w:szCs w:val="22"/>
            <w:rFonts w:ascii="Times New Roman" w:cs="Times New Roman" w:eastAsia="Times New Roman" w:hAnsi="Times New Roman"/>
            <w:lang w:val="en-US"/>
          </w:rPr>
          <w:delText xml:space="preserve">2.4 Priority. </w:delText>
        </w:r>
      </w:del>
      <w:del w:id="100034" w:author="Anonymous" w:date="2026-09-14T17:14:02.821Z">
        <w:r>
          <w:rPr>
            <w:sz w:val="22"/>
            <w:szCs w:val="22"/>
            <w:rFonts w:ascii="Times New Roman" w:cs="Times New Roman" w:eastAsia="Times New Roman" w:hAnsi="Times New Roman"/>
            <w:lang w:val="en-US"/>
          </w:rPr>
          <w:delText xml:space="preserve">If documents conflict, Schedule B prevails over the numbered terms, and the numbered terms prevail over all tables. Purchase orders are administrative only and do not amend this Agreement. A change to this priority requires signatures from both parties.</w:delText>
        </w:r>
      </w:del>
      <w:r>
        <w:rPr>
          <w:sz w:val="24"/>
          <w:szCs w:val="24"/>
          <w:rFonts w:ascii="Arial" w:cs="Arial" w:eastAsia="Arial" w:hAnsi="Arial"/>
        </w:rPr>
        <w:t xml:space="preserve"> </w:t>
      </w:r>
      <w:ins w:id="100035" w:author="Anonymous" w:date="2026-09-14T17:14:02.821Z">
        <w:r>
          <w:rPr>
            <w:b/>
            <w:bCs/>
            <w:sz w:val="22"/>
            <w:szCs w:val="22"/>
            <w:rFonts w:ascii="Times New Roman" w:cs="Times New Roman" w:eastAsia="Times New Roman" w:hAnsi="Times New Roman"/>
          </w:rPr>
          <w:t xml:space="preserve">2.4 Priority. </w:t>
        </w:r>
      </w:ins>
      <w:ins w:id="100036" w:author="Anonymous" w:date="2026-09-14T17:14:02.821Z">
        <w:r>
          <w:rPr>
            <w:sz w:val="22"/>
            <w:szCs w:val="22"/>
            <w:rFonts w:ascii="Times New Roman" w:cs="Times New Roman" w:eastAsia="Times New Roman" w:hAnsi="Times New Roman"/>
          </w:rPr>
          <w:t xml:space="preserve">The numbered terms, the commercial table, the Service Levels table, the Security Operations table, and Schedule B are intended to be read together and have been reconciled accordingly. If there is a conflict, the negotiated numbered terms prevail over the commercial table, the Service Levels table, the Security Operations table, and Schedule B. Purchase orders are administrative only and do not amend this Agreement. A change to this Agreement requires signatures from both parties.</w:t>
        </w:r>
      </w:ins>
    </w:p>
    <w:p>
      <w:r>
        <w:br w:type="page"/>
      </w:r>
    </w:p>
    <w:p>
      <w:pPr>
        <w:pStyle w:val="Heading1"/>
      </w:pPr>
      <w:r>
        <w:t>3. Delivery and acceptance</w:t>
      </w:r>
    </w:p>
    <w:p>
      <w:pPr>
        <w:widowControl/>
      </w:pPr>
      <w:r>
        <w:rPr>
          <w:b/>
        </w:rPr>
        <w:t xml:space="preserve">3.1 Implementation scope. </w:t>
      </w:r>
      <w:r>
        <w:t>Provider will configure one production workspace, import Customer's supplied CSV records, and deliver two remote administrator workshops. Customer will supply a test dataset and a named project owner within five business days after kickoff. Additional integrations require a written change order specifying scope, price, and dependencies.</w:t>
      </w:r>
    </w:p>
    <w:p>
      <w:pPr>
        <w:spacing w:line="252" w:before="0" w:after="140"/>
        <w:pPrChange w:id="100151" w:author="Revise Agent" w:date="2026-09-14T17:08:57.042Z">
          <w:pPr>
            <w:spacing w:line="252" w:lineRule="auto"/>
          </w:pPr>
        </w:pPrChange>
      </w:pPr>
      <w:del w:id="100037" w:author="Anonymous" w:date="2026-09-14T17:14:02.821Z">
        <w:r>
          <w:rPr>
            <w:b/>
            <w:bCs/>
            <w:sz w:val="22"/>
            <w:szCs w:val="22"/>
            <w:rFonts w:ascii="Times New Roman" w:cs="Times New Roman" w:eastAsia="Times New Roman" w:hAnsi="Times New Roman"/>
            <w:lang w:val="en-US"/>
          </w:rPr>
          <w:delText xml:space="preserve">3.2 Acceptance. </w:delText>
        </w:r>
      </w:del>
      <w:del w:id="100038" w:author="Anonymous" w:date="2026-09-14T17:14:02.821Z">
        <w:r>
          <w:rPr>
            <w:sz w:val="22"/>
            <w:szCs w:val="22"/>
            <w:rFonts w:ascii="Times New Roman" w:cs="Times New Roman" w:eastAsia="Times New Roman" w:hAnsi="Times New Roman"/>
            <w:lang w:val="en-US"/>
          </w:rPr>
          <w:delText xml:space="preserve">Implementation is deemed accepted five calendar days after delivery, or immediately upon any use of the Service, whether or not material defects remain. Provider alone decides whether the deliverables conform. Rejected deliverables do not suspend payment, and Provider has no obligation to repeat the acceptance test.</w:delText>
        </w:r>
      </w:del>
      <w:r>
        <w:rPr>
          <w:sz w:val="24"/>
          <w:szCs w:val="24"/>
          <w:rFonts w:ascii="Arial" w:cs="Arial" w:eastAsia="Arial" w:hAnsi="Arial"/>
        </w:rPr>
        <w:t xml:space="preserve"> </w:t>
      </w:r>
      <w:ins w:id="100039" w:author="Anonymous" w:date="2026-09-14T17:14:02.821Z">
        <w:r>
          <w:rPr>
            <w:b/>
            <w:bCs/>
            <w:sz w:val="22"/>
            <w:szCs w:val="22"/>
            <w:rFonts w:ascii="Times New Roman" w:cs="Times New Roman" w:eastAsia="Times New Roman" w:hAnsi="Times New Roman"/>
          </w:rPr>
          <w:t xml:space="preserve">3.2 Acceptance. </w:t>
        </w:r>
      </w:ins>
      <w:ins w:id="100040" w:author="Anonymous" w:date="2026-09-14T17:14:02.821Z">
        <w:r>
          <w:rPr>
            <w:sz w:val="22"/>
            <w:szCs w:val="22"/>
            <w:rFonts w:ascii="Times New Roman" w:cs="Times New Roman" w:eastAsia="Times New Roman" w:hAnsi="Times New Roman"/>
          </w:rPr>
          <w:t xml:space="preserve">After Provider delivers all implementation deliverables within the agreed scope, including both administrator workshops, Customer will have ten business days to test them against that scope. Customer may reject deliverables by written notice identifying any material non-conformity; Provider will promptly cure the material non-conformity and Customer will receive a fresh ten-business-day acceptance test period after redelivery. Customer's use of the Service or deliverables is not acceptance. Implementation is accepted only when Customer gives written acceptance or when the applicable test period expires without a timely rejection, and the implementation fee becomes due only upon acceptance.</w:t>
        </w:r>
      </w:ins>
    </w:p>
    <w:p>
      <w:pPr>
        <w:widowControl/>
      </w:pPr>
      <w:r>
        <w:rPr>
          <w:b/>
        </w:rPr>
        <w:t xml:space="preserve">3.3 Changes. </w:t>
      </w:r>
      <w:r>
        <w:t>Neither party is required to begin additional work until its authorized representative signs a change order. A change order must identify any effect on the agreed implementation milestones. Failure to agree a change does not excuse performance of the existing scope.</w:t>
      </w:r>
    </w:p>
    <w:p>
      <w:pPr>
        <w:pStyle w:val="Heading1"/>
      </w:pPr>
      <w:r>
        <w:t>4. Availability and support</w:t>
      </w:r>
    </w:p>
    <w:p>
      <w:pPr>
        <w:spacing w:line="252" w:before="0" w:after="140"/>
        <w:pPrChange w:id="100152" w:author="Revise Agent" w:date="2026-09-14T17:08:57.234Z">
          <w:pPr>
            <w:spacing w:line="252" w:lineRule="auto"/>
          </w:pPr>
        </w:pPrChange>
      </w:pPr>
      <w:del w:id="100041" w:author="Anonymous" w:date="2026-09-14T17:14:02.821Z">
        <w:r>
          <w:rPr>
            <w:b/>
            <w:bCs/>
            <w:sz w:val="22"/>
            <w:szCs w:val="22"/>
            <w:rFonts w:ascii="Times New Roman" w:cs="Times New Roman" w:eastAsia="Times New Roman" w:hAnsi="Times New Roman"/>
            <w:lang w:val="en-US"/>
          </w:rPr>
          <w:delText xml:space="preserve">4.1 Availability. </w:delText>
        </w:r>
      </w:del>
      <w:del w:id="100042" w:author="Anonymous" w:date="2026-09-14T17:14:02.821Z">
        <w:r>
          <w:rPr>
            <w:sz w:val="22"/>
            <w:szCs w:val="22"/>
            <w:rFonts w:ascii="Times New Roman" w:cs="Times New Roman" w:eastAsia="Times New Roman" w:hAnsi="Times New Roman"/>
            <w:lang w:val="en-US"/>
          </w:rPr>
          <w:delText xml:space="preserve">Provider targets 99.0% monthly availability. The measurement excludes maintenance of any duration, all third-party failures, and events outside Provider's reasonable control. Provider may perform scheduled maintenance without notice. Support targets are stated in the Service Levels table and are objectives rather than commitments.</w:delText>
        </w:r>
      </w:del>
      <w:r>
        <w:rPr>
          <w:sz w:val="24"/>
          <w:szCs w:val="24"/>
          <w:rFonts w:ascii="Arial" w:cs="Arial" w:eastAsia="Arial" w:hAnsi="Arial"/>
        </w:rPr>
        <w:t xml:space="preserve"> </w:t>
      </w:r>
      <w:ins w:id="100043" w:author="Anonymous" w:date="2026-09-14T17:14:02.821Z">
        <w:r>
          <w:rPr>
            <w:b/>
            <w:bCs/>
            <w:sz w:val="22"/>
            <w:szCs w:val="22"/>
            <w:rFonts w:ascii="Times New Roman" w:cs="Times New Roman" w:eastAsia="Times New Roman" w:hAnsi="Times New Roman"/>
          </w:rPr>
          <w:t xml:space="preserve">4.1 Availability. </w:t>
        </w:r>
      </w:ins>
      <w:ins w:id="100044" w:author="Anonymous" w:date="2026-09-14T17:14:02.821Z">
        <w:r>
          <w:rPr>
            <w:sz w:val="22"/>
            <w:szCs w:val="22"/>
            <w:rFonts w:ascii="Times New Roman" w:cs="Times New Roman" w:eastAsia="Times New Roman" w:hAnsi="Times New Roman"/>
          </w:rPr>
          <w:t xml:space="preserve">Provider will maintain 99.9% monthly availability, measured for the production workspace. The only exclusions are scheduled maintenance of no more than four hours per calendar month for which Provider gives at least forty-eight hours' prior notice, Customer-caused failures, and force majeure. Provider remains responsible for the acts and omissions of its subcontractors. The support commitments in the Service Levels table apply 24 hours a day, 7 days a week.</w:t>
        </w:r>
      </w:ins>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ook w:firstColumn="1" w:firstRow="1" w:lastColumn="0" w:lastRow="0" w:noHBand="0" w:noVBand="1" w:val="04A0"/>
      </w:tblPr>
      <w:tblGrid>
        <w:gridCol w:w="2790"/>
        <w:gridCol w:w="2610"/>
        <w:gridCol w:w="3600"/>
      </w:tblGrid>
      <w:tr>
        <w:trPr>
          <w:tblHeader/>
          <w:cantSplit/>
        </w:trPr>
        <w:tc>
          <w:tcPr>
            <w:tcW w:type="pct" w:w="31%"/>
            <w:shd w:fill="F9FAFB" w:color="F9FAFB" w:val="solid"/>
          </w:tcPr>
          <w:p>
            <w:pPr>
              <w:spacing w:line="252" w:before="60" w:after="60"/>
            </w:pPr>
            <w:r>
              <w:rPr>
                <w:b/>
                <w:bCs/>
                <w:sz w:val="20"/>
                <w:szCs w:val="20"/>
                <w:rFonts w:ascii="Times New Roman" w:cs="Times New Roman" w:eastAsia="Times New Roman" w:hAnsi="Times New Roman"/>
                <w:lang w:val="en-US"/>
              </w:rPr>
              <w:t xml:space="preserve">Service level</w:t>
            </w:r>
          </w:p>
        </w:tc>
        <w:tc>
          <w:tcPr>
            <w:tcW w:type="pct" w:w="29%"/>
            <w:shd w:fill="F9FAFB" w:color="F9FAFB" w:val="solid"/>
          </w:tcPr>
          <w:p>
            <w:pPr>
              <w:spacing w:line="252" w:before="60" w:after="60"/>
            </w:pPr>
            <w:r>
              <w:rPr>
                <w:b/>
                <w:bCs/>
                <w:sz w:val="20"/>
                <w:szCs w:val="20"/>
                <w:rFonts w:ascii="Times New Roman" w:cs="Times New Roman" w:eastAsia="Times New Roman" w:hAnsi="Times New Roman"/>
                <w:lang w:val="en-US"/>
              </w:rPr>
              <w:t xml:space="preserve">Target</w:t>
            </w:r>
          </w:p>
        </w:tc>
        <w:tc>
          <w:tcPr>
            <w:tcW w:type="pct" w:w="40%"/>
            <w:shd w:fill="F9FAFB" w:color="F9FAFB" w:val="solid"/>
          </w:tcPr>
          <w:p>
            <w:pPr>
              <w:spacing w:line="252" w:before="60" w:after="60"/>
            </w:pPr>
            <w:r>
              <w:rPr>
                <w:b/>
                <w:bCs/>
                <w:sz w:val="20"/>
                <w:szCs w:val="20"/>
                <w:rFonts w:ascii="Times New Roman" w:cs="Times New Roman" w:eastAsia="Times New Roman" w:hAnsi="Times New Roman"/>
                <w:lang w:val="en-US"/>
              </w:rPr>
              <w:t xml:space="preserve">Measurement</w:t>
            </w:r>
          </w:p>
        </w:tc>
      </w:tr>
      <w:tr>
        <w:trPr>
          <w:cantSplit/>
        </w:trPr>
        <w:tc>
          <w:tcPr>
            <w:tcW w:type="pct" w:w="31%"/>
          </w:tcPr>
          <w:p>
            <w:pPr>
              <w:spacing w:line="252" w:before="60" w:after="60"/>
            </w:pPr>
            <w:r>
              <w:rPr>
                <w:sz w:val="20"/>
                <w:szCs w:val="20"/>
                <w:rFonts w:ascii="Times New Roman" w:cs="Times New Roman" w:eastAsia="Times New Roman" w:hAnsi="Times New Roman"/>
                <w:lang w:val="en-US"/>
              </w:rPr>
              <w:t xml:space="preserve">Monthly availability</w:t>
            </w:r>
          </w:p>
        </w:tc>
        <w:tc>
          <w:tcPr>
            <w:tcW w:type="pct" w:w="29%"/>
          </w:tcPr>
          <w:p>
            <w:pPr>
              <w:spacing w:line="252" w:before="60" w:after="60"/>
            </w:pPr>
            <w:del w:id="100045" w:author="Revise Agent" w:date="2026-09-14T17:06:39.338Z">
              <w:r>
                <w:rPr>
                  <w:sz w:val="20"/>
                  <w:szCs w:val="20"/>
                  <w:rFonts w:ascii="Times New Roman" w:cs="Times New Roman" w:eastAsia="Times New Roman" w:hAnsi="Times New Roman"/>
                  <w:lang w:val="en-US"/>
                </w:rPr>
                <w:delText xml:space="preserve">99.0%</w:delText>
              </w:r>
            </w:del>
            <w:ins w:id="100046" w:author="Revise Agent" w:date="2026-09-14T17:06:39.328Z">
              <w:r>
                <w:rPr>
                  <w:sz w:val="20"/>
                  <w:szCs w:val="20"/>
                  <w:rFonts w:ascii="Times New Roman" w:cs="Times New Roman" w:eastAsia="Times New Roman" w:hAnsi="Times New Roman"/>
                  <w:lang w:val="en-US"/>
                </w:rPr>
                <w:t xml:space="preserve">99.9%</w:t>
              </w:r>
            </w:ins>
          </w:p>
        </w:tc>
        <w:tc>
          <w:tcPr>
            <w:tcW w:type="pct" w:w="40%"/>
          </w:tcPr>
          <w:p>
            <w:pPr>
              <w:spacing w:line="252" w:before="60" w:after="60"/>
            </w:pPr>
            <w:r>
              <w:rPr>
                <w:sz w:val="20"/>
                <w:szCs w:val="20"/>
                <w:rFonts w:ascii="Times New Roman" w:cs="Times New Roman" w:eastAsia="Times New Roman" w:hAnsi="Times New Roman"/>
                <w:lang w:val="en-US"/>
              </w:rPr>
              <w:t xml:space="preserve">Production workspace</w:t>
            </w:r>
          </w:p>
        </w:tc>
      </w:tr>
      <w:tr>
        <w:trPr>
          <w:cantSplit/>
        </w:trPr>
        <w:tc>
          <w:tcPr>
            <w:tcW w:type="pct" w:w="31%"/>
          </w:tcPr>
          <w:p>
            <w:pPr>
              <w:spacing w:line="252" w:before="60" w:after="60"/>
            </w:pPr>
            <w:r>
              <w:rPr>
                <w:sz w:val="20"/>
                <w:szCs w:val="20"/>
                <w:rFonts w:ascii="Times New Roman" w:cs="Times New Roman" w:eastAsia="Times New Roman" w:hAnsi="Times New Roman"/>
                <w:lang w:val="en-US"/>
              </w:rPr>
              <w:t xml:space="preserve">Priority 1 response</w:t>
            </w:r>
          </w:p>
        </w:tc>
        <w:tc>
          <w:tcPr>
            <w:tcW w:type="pct" w:w="29%"/>
          </w:tcPr>
          <w:p>
            <w:pPr>
              <w:spacing w:line="252" w:before="60" w:after="60"/>
            </w:pPr>
            <w:del w:id="100047" w:author="Revise Agent" w:date="2026-09-14T17:06:39.338Z">
              <w:r>
                <w:rPr>
                  <w:sz w:val="20"/>
                  <w:szCs w:val="20"/>
                  <w:rFonts w:ascii="Times New Roman" w:cs="Times New Roman" w:eastAsia="Times New Roman" w:hAnsi="Times New Roman"/>
                  <w:lang w:val="en-US"/>
                </w:rPr>
                <w:delText xml:space="preserve">4 business hours</w:delText>
              </w:r>
            </w:del>
            <w:ins w:id="100048" w:author="Revise Agent" w:date="2026-09-14T17:06:39.328Z">
              <w:r>
                <w:rPr>
                  <w:sz w:val="20"/>
                  <w:szCs w:val="20"/>
                  <w:rFonts w:ascii="Times New Roman" w:cs="Times New Roman" w:eastAsia="Times New Roman" w:hAnsi="Times New Roman"/>
                  <w:lang w:val="en-US"/>
                </w:rPr>
                <w:t xml:space="preserve">30 minutes, 24/7</w:t>
              </w:r>
            </w:ins>
          </w:p>
        </w:tc>
        <w:tc>
          <w:tcPr>
            <w:tcW w:type="pct" w:w="40%"/>
          </w:tcPr>
          <w:p>
            <w:pPr>
              <w:spacing w:line="252" w:before="60" w:after="60"/>
            </w:pPr>
            <w:r>
              <w:rPr>
                <w:sz w:val="20"/>
                <w:szCs w:val="20"/>
                <w:rFonts w:ascii="Times New Roman" w:cs="Times New Roman" w:eastAsia="Times New Roman" w:hAnsi="Times New Roman"/>
                <w:lang w:val="en-US"/>
              </w:rPr>
              <w:t xml:space="preserve">Complete production outage</w:t>
            </w:r>
          </w:p>
        </w:tc>
      </w:tr>
      <w:tr>
        <w:trPr>
          <w:cantSplit/>
        </w:trPr>
        <w:tc>
          <w:tcPr>
            <w:tcW w:type="pct" w:w="31%"/>
          </w:tcPr>
          <w:p>
            <w:pPr>
              <w:spacing w:line="252" w:before="60" w:after="60"/>
            </w:pPr>
            <w:r>
              <w:rPr>
                <w:sz w:val="20"/>
                <w:szCs w:val="20"/>
                <w:rFonts w:ascii="Times New Roman" w:cs="Times New Roman" w:eastAsia="Times New Roman" w:hAnsi="Times New Roman"/>
                <w:lang w:val="en-US"/>
              </w:rPr>
              <w:t xml:space="preserve">Priority 1 restoration</w:t>
            </w:r>
          </w:p>
        </w:tc>
        <w:tc>
          <w:tcPr>
            <w:tcW w:type="pct" w:w="29%"/>
          </w:tcPr>
          <w:p>
            <w:pPr>
              <w:spacing w:line="252" w:before="60" w:after="60"/>
            </w:pPr>
            <w:del w:id="100049" w:author="Revise Agent" w:date="2026-09-14T17:06:39.338Z">
              <w:r>
                <w:rPr>
                  <w:sz w:val="20"/>
                  <w:szCs w:val="20"/>
                  <w:rFonts w:ascii="Times New Roman" w:cs="Times New Roman" w:eastAsia="Times New Roman" w:hAnsi="Times New Roman"/>
                  <w:lang w:val="en-US"/>
                </w:rPr>
                <w:delText xml:space="preserve">2 business days</w:delText>
              </w:r>
            </w:del>
            <w:ins w:id="100050" w:author="Revise Agent" w:date="2026-09-14T17:06:39.328Z">
              <w:r>
                <w:rPr>
                  <w:sz w:val="20"/>
                  <w:szCs w:val="20"/>
                  <w:rFonts w:ascii="Times New Roman" w:cs="Times New Roman" w:eastAsia="Times New Roman" w:hAnsi="Times New Roman"/>
                  <w:lang w:val="en-US"/>
                </w:rPr>
                <w:t xml:space="preserve">4 hours, 24/7</w:t>
              </w:r>
            </w:ins>
          </w:p>
        </w:tc>
        <w:tc>
          <w:tcPr>
            <w:tcW w:type="pct" w:w="40%"/>
          </w:tcPr>
          <w:p>
            <w:pPr>
              <w:spacing w:line="252" w:before="60" w:after="60"/>
            </w:pPr>
            <w:r>
              <w:rPr>
                <w:sz w:val="20"/>
                <w:szCs w:val="20"/>
                <w:rFonts w:ascii="Times New Roman" w:cs="Times New Roman" w:eastAsia="Times New Roman" w:hAnsi="Times New Roman"/>
                <w:lang w:val="en-US"/>
              </w:rPr>
              <w:t xml:space="preserve">Restore </w:t>
            </w:r>
            <w:ins w:id="100051" w:author="Revise Agent" w:date="2026-09-14T17:06:39.323Z">
              <w:r>
                <w:rPr>
                  <w:sz w:val="20"/>
                  <w:szCs w:val="20"/>
                  <w:rFonts w:ascii="Times New Roman" w:cs="Times New Roman" w:eastAsia="Times New Roman" w:hAnsi="Times New Roman"/>
                  <w:lang w:val="en-US"/>
                </w:rPr>
                <w:t xml:space="preserve">service </w:t>
              </w:r>
            </w:ins>
            <w:r>
              <w:rPr>
                <w:sz w:val="20"/>
                <w:szCs w:val="20"/>
                <w:rFonts w:ascii="Times New Roman" w:cs="Times New Roman" w:eastAsia="Times New Roman" w:hAnsi="Times New Roman"/>
                <w:lang w:val="en-US"/>
              </w:rPr>
              <w:t xml:space="preserve">or provide </w:t>
            </w:r>
            <w:ins w:id="100052" w:author="Revise Agent" w:date="2026-09-14T17:06:39.328Z">
              <w:r>
                <w:rPr>
                  <w:sz w:val="20"/>
                  <w:szCs w:val="20"/>
                  <w:rFonts w:ascii="Times New Roman" w:cs="Times New Roman" w:eastAsia="Times New Roman" w:hAnsi="Times New Roman"/>
                  <w:lang w:val="en-US"/>
                </w:rPr>
                <w:t xml:space="preserve">a </w:t>
              </w:r>
            </w:ins>
            <w:r>
              <w:rPr>
                <w:sz w:val="20"/>
                <w:szCs w:val="20"/>
                <w:rFonts w:ascii="Times New Roman" w:cs="Times New Roman" w:eastAsia="Times New Roman" w:hAnsi="Times New Roman"/>
                <w:lang w:val="en-US"/>
              </w:rPr>
              <w:t xml:space="preserve">workaround</w:t>
            </w:r>
          </w:p>
        </w:tc>
      </w:tr>
    </w:tbl>
    <w:p>
      <w:pPr>
        <w:spacing w:after="0"/>
      </w:pPr>
    </w:p>
    <w:p>
      <w:pPr>
        <w:spacing w:line="252" w:before="0" w:after="140"/>
        <w:pPrChange w:id="100153" w:author="Revise Agent" w:date="2026-09-14T17:08:57.428Z">
          <w:pPr>
            <w:spacing w:line="252" w:lineRule="auto"/>
          </w:pPr>
        </w:pPrChange>
      </w:pPr>
      <w:del w:id="100053" w:author="Anonymous" w:date="2026-09-14T17:14:02.822Z">
        <w:r>
          <w:rPr>
            <w:b/>
            <w:bCs/>
            <w:sz w:val="22"/>
            <w:szCs w:val="22"/>
            <w:rFonts w:ascii="Times New Roman" w:cs="Times New Roman" w:eastAsia="Times New Roman" w:hAnsi="Times New Roman"/>
            <w:lang w:val="en-US"/>
          </w:rPr>
          <w:delText xml:space="preserve">4.2 Service credits. </w:delText>
        </w:r>
      </w:del>
      <w:del w:id="100054" w:author="Anonymous" w:date="2026-09-14T17:14:02.822Z">
        <w:r>
          <w:rPr>
            <w:sz w:val="22"/>
            <w:szCs w:val="22"/>
            <w:rFonts w:ascii="Times New Roman" w:cs="Times New Roman" w:eastAsia="Times New Roman" w:hAnsi="Times New Roman"/>
            <w:lang w:val="en-US"/>
          </w:rPr>
          <w:delText xml:space="preserve">For a month below target, Customer may request a credit of one percent of the annual subscription charge. The credit is the same regardless of outage duration. Credits expire unless claimed within five days and cannot be applied to a later invoice. No worked example is incorporated into this Agreement.</w:delText>
        </w:r>
      </w:del>
      <w:r>
        <w:rPr>
          <w:sz w:val="24"/>
          <w:szCs w:val="24"/>
          <w:rFonts w:ascii="Arial" w:cs="Arial" w:eastAsia="Arial" w:hAnsi="Arial"/>
        </w:rPr>
        <w:t xml:space="preserve"> </w:t>
      </w:r>
      <w:ins w:id="100055" w:author="Anonymous" w:date="2026-09-14T17:14:02.822Z">
        <w:r>
          <w:rPr>
            <w:b/>
            <w:bCs/>
            <w:sz w:val="22"/>
            <w:szCs w:val="22"/>
            <w:rFonts w:ascii="Times New Roman" w:cs="Times New Roman" w:eastAsia="Times New Roman" w:hAnsi="Times New Roman"/>
          </w:rPr>
          <w:t xml:space="preserve">4.2 Service credits. </w:t>
        </w:r>
      </w:ins>
      <w:ins w:id="100056" w:author="Anonymous" w:date="2026-09-14T17:14:02.822Z">
        <w:r>
          <w:rPr>
            <w:sz w:val="22"/>
            <w:szCs w:val="22"/>
            <w:rFonts w:ascii="Times New Roman" w:cs="Times New Roman" w:eastAsia="Times New Roman" w:hAnsi="Times New Roman"/>
          </w:rPr>
          <w:t xml:space="preserve">For each completed 0.1 percentage point by which monthly availability falls below 99.9%, Customer may claim a credit equal to 2% of the discounted monthly-equivalent Subscription Fee, capped at 10% of that fee for the affected month. Customer must claim a credit within thirty days after the affected month; Provider will apply it to the next invoice or, if no invoice remains, refund it. By way of example, 99.5% availability is four completed 0.1 percentage points below target and produces an 8% credit, or $864, based on the discounted monthly-equivalent Subscription Fee of $10,800.</w:t>
        </w:r>
      </w:ins>
    </w:p>
    <w:p>
      <w:pPr>
        <w:spacing w:line="252" w:before="0" w:after="140"/>
        <w:pPrChange w:id="100154" w:author="Revise Agent" w:date="2026-09-14T17:08:57.676Z">
          <w:pPr>
            <w:spacing w:line="252" w:lineRule="auto"/>
          </w:pPr>
        </w:pPrChange>
      </w:pPr>
      <w:del w:id="100057" w:author="Anonymous" w:date="2026-09-14T17:14:02.822Z">
        <w:r>
          <w:rPr>
            <w:b/>
            <w:bCs/>
            <w:sz w:val="22"/>
            <w:szCs w:val="22"/>
            <w:rFonts w:ascii="Times New Roman" w:cs="Times New Roman" w:eastAsia="Times New Roman" w:hAnsi="Times New Roman"/>
            <w:lang w:val="en-US"/>
          </w:rPr>
          <w:delText xml:space="preserve">4.3 Repeated failures. </w:delText>
        </w:r>
      </w:del>
      <w:del w:id="100058" w:author="Anonymous" w:date="2026-09-14T17:14:02.822Z">
        <w:r>
          <w:rPr>
            <w:sz w:val="22"/>
            <w:szCs w:val="22"/>
            <w:rFonts w:ascii="Times New Roman" w:cs="Times New Roman" w:eastAsia="Times New Roman" w:hAnsi="Times New Roman"/>
            <w:lang w:val="en-US"/>
          </w:rPr>
          <w:delText xml:space="preserve">Credits are Customer's sole and exclusive remedy for any availability failure, including repeated failures. Repeated outages cannot support termination under Section 9. A credit also releases any claim arising from unauthorized disclosure during the same incident.</w:delText>
        </w:r>
      </w:del>
      <w:r>
        <w:rPr>
          <w:sz w:val="24"/>
          <w:szCs w:val="24"/>
          <w:rFonts w:ascii="Arial" w:cs="Arial" w:eastAsia="Arial" w:hAnsi="Arial"/>
        </w:rPr>
        <w:t xml:space="preserve"> </w:t>
      </w:r>
      <w:ins w:id="100059" w:author="Anonymous" w:date="2026-09-14T17:14:02.822Z">
        <w:r>
          <w:rPr>
            <w:b/>
            <w:bCs/>
            <w:sz w:val="22"/>
            <w:szCs w:val="22"/>
            <w:rFonts w:ascii="Times New Roman" w:cs="Times New Roman" w:eastAsia="Times New Roman" w:hAnsi="Times New Roman"/>
          </w:rPr>
          <w:t xml:space="preserve">4.3 Repeated failures. </w:t>
        </w:r>
      </w:ins>
      <w:ins w:id="100060" w:author="Anonymous" w:date="2026-09-14T17:14:02.822Z">
        <w:r>
          <w:rPr>
            <w:sz w:val="22"/>
            <w:szCs w:val="22"/>
            <w:rFonts w:ascii="Times New Roman" w:cs="Times New Roman" w:eastAsia="Times New Roman" w:hAnsi="Times New Roman"/>
          </w:rPr>
          <w:t xml:space="preserve">If monthly availability is below 99.9% for two consecutive months, Customer may terminate this Agreement without penalty by written notice. Service credits do not waive or limit independent claims relating to confidentiality, Customer Data misuse, or security failures, but Customer may not obtain double recovery for the same loss.</w:t>
        </w:r>
      </w:ins>
    </w:p>
    <w:p>
      <w:pPr>
        <w:pStyle w:val="Heading1"/>
      </w:pPr>
      <w:r>
        <w:t>5. Intellectual property</w:t>
      </w:r>
    </w:p>
    <w:p>
      <w:pPr>
        <w:spacing w:line="252" w:before="0" w:after="140"/>
        <w:pPrChange w:id="100155" w:author="Revise Agent" w:date="2026-09-14T17:06:58.849Z">
          <w:pPr>
            <w:spacing w:line="252" w:lineRule="auto"/>
          </w:pPr>
        </w:pPrChange>
      </w:pPr>
      <w:del w:id="100061" w:author="Anonymous" w:date="2026-09-14T17:14:02.822Z">
        <w:r>
          <w:rPr>
            <w:b/>
            <w:bCs/>
            <w:sz w:val="22"/>
            <w:szCs w:val="22"/>
            <w:rFonts w:ascii="Times New Roman" w:cs="Times New Roman" w:eastAsia="Times New Roman" w:hAnsi="Times New Roman"/>
            <w:lang w:val="en-US"/>
          </w:rPr>
          <w:delText xml:space="preserve">5.1 Deliverables. </w:delText>
        </w:r>
      </w:del>
      <w:del w:id="100062" w:author="Anonymous" w:date="2026-09-14T17:14:02.822Z">
        <w:r>
          <w:rPr>
            <w:sz w:val="22"/>
            <w:szCs w:val="22"/>
            <w:rFonts w:ascii="Times New Roman" w:cs="Times New Roman" w:eastAsia="Times New Roman" w:hAnsi="Times New Roman"/>
            <w:lang w:val="en-US"/>
          </w:rPr>
          <w:delText xml:space="preserve">Provider owns all implementation deliverables, Customer-specific workflows, and reports, including items paid for by Customer. Customer receives a revocable license lasting only while subscription fees are current. Provider retains its pre-existing software and general methods. Customer obtains no license to Provider technology embedded in a deliverable after termination.</w:delText>
        </w:r>
      </w:del>
      <w:r>
        <w:rPr>
          <w:sz w:val="24"/>
          <w:szCs w:val="24"/>
          <w:rFonts w:ascii="Arial" w:cs="Arial" w:eastAsia="Arial" w:hAnsi="Arial"/>
        </w:rPr>
        <w:t xml:space="preserve"> </w:t>
      </w:r>
      <w:ins w:id="100063" w:author="Anonymous" w:date="2026-09-14T17:14:02.822Z">
        <w:r>
          <w:rPr>
            <w:b/>
            <w:bCs/>
            <w:sz w:val="22"/>
            <w:szCs w:val="22"/>
            <w:rFonts w:ascii="Times New Roman" w:cs="Times New Roman" w:eastAsia="Times New Roman" w:hAnsi="Times New Roman"/>
          </w:rPr>
          <w:t xml:space="preserve">5.1 Deliverables. </w:t>
        </w:r>
      </w:ins>
      <w:ins w:id="100064" w:author="Anonymous" w:date="2026-09-14T17:14:02.822Z">
        <w:r>
          <w:rPr>
            <w:sz w:val="22"/>
            <w:szCs w:val="22"/>
            <w:rFonts w:ascii="Times New Roman" w:cs="Times New Roman" w:eastAsia="Times New Roman" w:hAnsi="Times New Roman"/>
          </w:rPr>
          <w:t xml:space="preserve">Customer owns all paid-for, Customer-specific implementation deliverables, including Customer-specific workflows and reports. Provider retains all pre-existing technology and general methods. To the extent Provider background technology is incorporated in an implementation deliverable, Provider grants Customer a perpetual, irrevocable, royalty-free, non-exclusive license to use that background technology solely as incorporated in, and as necessary to use, the deliverable.</w:t>
        </w:r>
      </w:ins>
    </w:p>
    <w:p>
      <w:pPr>
        <w:spacing w:line="252" w:before="0" w:after="140"/>
        <w:pPrChange w:id="100156" w:author="Revise Agent" w:date="2026-09-14T17:06:59.016Z">
          <w:pPr>
            <w:spacing w:line="252" w:lineRule="auto"/>
          </w:pPr>
        </w:pPrChange>
      </w:pPr>
      <w:del w:id="100065" w:author="Anonymous" w:date="2026-09-14T17:14:02.822Z">
        <w:r>
          <w:rPr>
            <w:b/>
            <w:bCs/>
            <w:sz w:val="22"/>
            <w:szCs w:val="22"/>
            <w:rFonts w:ascii="Times New Roman" w:cs="Times New Roman" w:eastAsia="Times New Roman" w:hAnsi="Times New Roman"/>
            <w:lang w:val="en-US"/>
          </w:rPr>
          <w:delText xml:space="preserve">5.2 Infringement claims. </w:delText>
        </w:r>
      </w:del>
      <w:del w:id="100066" w:author="Anonymous" w:date="2026-09-14T17:14:02.822Z">
        <w:r>
          <w:rPr>
            <w:sz w:val="22"/>
            <w:szCs w:val="22"/>
            <w:rFonts w:ascii="Times New Roman" w:cs="Times New Roman" w:eastAsia="Times New Roman" w:hAnsi="Times New Roman"/>
            <w:lang w:val="en-US"/>
          </w:rPr>
          <w:delText xml:space="preserve">Provider may choose whether to defend a third-party claim that the Service infringes intellectual property rights. If use is enjoined, Provider may terminate without refund. Customer must indemnify Provider for any claim connected with Customer's use, including claims caused solely by Provider's software.</w:delText>
        </w:r>
      </w:del>
      <w:r>
        <w:rPr>
          <w:sz w:val="24"/>
          <w:szCs w:val="24"/>
          <w:rFonts w:ascii="Arial" w:cs="Arial" w:eastAsia="Arial" w:hAnsi="Arial"/>
        </w:rPr>
        <w:t xml:space="preserve"> </w:t>
      </w:r>
      <w:ins w:id="100067" w:author="Anonymous" w:date="2026-09-14T17:14:02.822Z">
        <w:r>
          <w:rPr>
            <w:b/>
            <w:bCs/>
            <w:sz w:val="22"/>
            <w:szCs w:val="22"/>
            <w:rFonts w:ascii="Times New Roman" w:cs="Times New Roman" w:eastAsia="Times New Roman" w:hAnsi="Times New Roman"/>
          </w:rPr>
          <w:t xml:space="preserve">5.2 Infringement claims. </w:t>
        </w:r>
      </w:ins>
      <w:ins w:id="100068" w:author="Anonymous" w:date="2026-09-14T17:14:02.822Z">
        <w:r>
          <w:rPr>
            <w:sz w:val="22"/>
            <w:szCs w:val="22"/>
            <w:rFonts w:ascii="Times New Roman" w:cs="Times New Roman" w:eastAsia="Times New Roman" w:hAnsi="Times New Roman"/>
          </w:rPr>
          <w:t xml:space="preserve">Provider will defend, indemnify, and hold harmless Customer from third-party claims alleging that the Service infringes or misappropriates intellectual property rights, except to the extent a claim results from Customer's unauthorized modification of the Service. If the Service is, or Provider reasonably believes it may become, subject to such a claim, Provider will procure Customer's continued use or modify or replace the Service so that it is non-infringing without materially reducing functionality. If Provider cannot do so, Customer may terminate the affected Service and Provider will refund prepaid unused Subscription Fees. Provider's obligations under this Section are subject to the protected-claims cap in Section 8.2.</w:t>
        </w:r>
      </w:ins>
    </w:p>
    <w:p>
      <w:r>
        <w:br w:type="page"/>
      </w:r>
    </w:p>
    <w:p>
      <w:pPr>
        <w:pStyle w:val="Heading1"/>
      </w:pPr>
      <w:r>
        <w:t>6. Customer information</w:t>
      </w:r>
    </w:p>
    <w:p>
      <w:pPr>
        <w:widowControl/>
      </w:pPr>
      <w:r>
        <w:rPr>
          <w:b/>
        </w:rPr>
        <w:t xml:space="preserve">6.1 Ownership and instructions. </w:t>
      </w:r>
      <w:r>
        <w:t>Customer retains ownership of records it uploads, including personal information, research datasets, and workspace outputs (Customer Data). Provider will use Customer Data to provide the Service and comply with Customer's documented instructions, except as otherwise permitted by Section 6.2. Customer is responsible for obtaining rights necessary to supply its records.</w:t>
      </w:r>
    </w:p>
    <w:p>
      <w:pPr>
        <w:spacing w:line="252" w:before="0" w:after="140"/>
        <w:pPrChange w:id="100157" w:author="Revise Agent" w:date="2026-09-14T17:06:59.146Z">
          <w:pPr>
            <w:spacing w:line="252" w:lineRule="auto"/>
          </w:pPr>
        </w:pPrChange>
      </w:pPr>
      <w:del w:id="100069" w:author="Anonymous" w:date="2026-09-14T17:14:02.822Z">
        <w:r>
          <w:rPr>
            <w:b/>
            <w:bCs/>
            <w:sz w:val="22"/>
            <w:szCs w:val="22"/>
            <w:rFonts w:ascii="Times New Roman" w:cs="Times New Roman" w:eastAsia="Times New Roman" w:hAnsi="Times New Roman"/>
            <w:lang w:val="en-US"/>
          </w:rPr>
          <w:delText xml:space="preserve">6.2 Secondary use. </w:delText>
        </w:r>
      </w:del>
      <w:del w:id="100070" w:author="Anonymous" w:date="2026-09-14T17:14:02.822Z">
        <w:r>
          <w:rPr>
            <w:sz w:val="22"/>
            <w:szCs w:val="22"/>
            <w:rFonts w:ascii="Times New Roman" w:cs="Times New Roman" w:eastAsia="Times New Roman" w:hAnsi="Times New Roman"/>
            <w:lang w:val="en-US"/>
          </w:rPr>
          <w:delText xml:space="preserve">Provider may use Customer Data and derived datasets to train or improve general-purpose models, develop unrelated products, and prepare benchmarking publications. This permission survives termination and does not require Customer's further consent. Removing names is sufficient to classify records as outside Customer Data.</w:delText>
        </w:r>
      </w:del>
      <w:r>
        <w:rPr>
          <w:sz w:val="24"/>
          <w:szCs w:val="24"/>
          <w:rFonts w:ascii="Arial" w:cs="Arial" w:eastAsia="Arial" w:hAnsi="Arial"/>
        </w:rPr>
        <w:t xml:space="preserve"> </w:t>
      </w:r>
      <w:ins w:id="100071" w:author="Anonymous" w:date="2026-09-14T17:14:02.822Z">
        <w:r>
          <w:rPr>
            <w:b/>
            <w:bCs/>
            <w:sz w:val="22"/>
            <w:szCs w:val="22"/>
            <w:rFonts w:ascii="Times New Roman" w:cs="Times New Roman" w:eastAsia="Times New Roman" w:hAnsi="Times New Roman"/>
          </w:rPr>
          <w:t xml:space="preserve">6.2 Secondary use. </w:t>
        </w:r>
      </w:ins>
      <w:ins w:id="100072" w:author="Anonymous" w:date="2026-09-14T17:14:02.822Z">
        <w:r>
          <w:rPr>
            <w:sz w:val="22"/>
            <w:szCs w:val="22"/>
            <w:rFonts w:ascii="Times New Roman" w:cs="Times New Roman" w:eastAsia="Times New Roman" w:hAnsi="Times New Roman"/>
          </w:rPr>
          <w:t xml:space="preserve">Provider will use all Customer Data, including derived or de-identified datasets, solely to provide the Service and in accordance with Customer's documented instructions. Provider will not use Customer Data for general-purpose model training, unrelated product development, or benchmarking publications, during or after the term. Removing names or other identifiers does not remove data from the definition of Customer Data.</w:t>
        </w:r>
      </w:ins>
    </w:p>
    <w:p>
      <w:pPr>
        <w:spacing w:line="252" w:before="0" w:after="140"/>
        <w:pPrChange w:id="100158" w:author="Revise Agent" w:date="2026-09-14T17:06:59.286Z">
          <w:pPr>
            <w:spacing w:line="252" w:lineRule="auto"/>
          </w:pPr>
        </w:pPrChange>
      </w:pPr>
      <w:del w:id="100073" w:author="Anonymous" w:date="2026-09-14T17:14:02.822Z">
        <w:r>
          <w:rPr>
            <w:b/>
            <w:bCs/>
            <w:sz w:val="22"/>
            <w:szCs w:val="22"/>
            <w:rFonts w:ascii="Times New Roman" w:cs="Times New Roman" w:eastAsia="Times New Roman" w:hAnsi="Times New Roman"/>
            <w:lang w:val="en-US"/>
          </w:rPr>
          <w:delText xml:space="preserve">6.3 Subprocessors. </w:delText>
        </w:r>
      </w:del>
      <w:del w:id="100074" w:author="Anonymous" w:date="2026-09-14T17:14:02.822Z">
        <w:r>
          <w:rPr>
            <w:sz w:val="22"/>
            <w:szCs w:val="22"/>
            <w:rFonts w:ascii="Times New Roman" w:cs="Times New Roman" w:eastAsia="Times New Roman" w:hAnsi="Times New Roman"/>
            <w:lang w:val="en-US"/>
          </w:rPr>
          <w:delText xml:space="preserve">Provider may appoint or replace subprocessors on five days' notice through its website. Customer has no objection right. Provider is not responsible for a subprocessor's act or omission. A subprocessor list will be supplied only at Provider's discretion, and appointments may take effect before the notice period expires.</w:delText>
        </w:r>
      </w:del>
      <w:r>
        <w:rPr>
          <w:sz w:val="24"/>
          <w:szCs w:val="24"/>
          <w:rFonts w:ascii="Arial" w:cs="Arial" w:eastAsia="Arial" w:hAnsi="Arial"/>
        </w:rPr>
        <w:t xml:space="preserve"> </w:t>
      </w:r>
      <w:ins w:id="100075" w:author="Anonymous" w:date="2026-09-14T17:14:02.822Z">
        <w:r>
          <w:rPr>
            <w:b/>
            <w:bCs/>
            <w:sz w:val="22"/>
            <w:szCs w:val="22"/>
            <w:rFonts w:ascii="Times New Roman" w:cs="Times New Roman" w:eastAsia="Times New Roman" w:hAnsi="Times New Roman"/>
          </w:rPr>
          <w:t xml:space="preserve">6.3 Subprocessors. </w:t>
        </w:r>
      </w:ins>
      <w:ins w:id="100076" w:author="Anonymous" w:date="2026-09-14T17:14:02.822Z">
        <w:r>
          <w:rPr>
            <w:sz w:val="22"/>
            <w:szCs w:val="22"/>
            <w:rFonts w:ascii="Times New Roman" w:cs="Times New Roman" w:eastAsia="Times New Roman" w:hAnsi="Times New Roman"/>
          </w:rPr>
          <w:t xml:space="preserve">Provider will give Customer at least thirty days' advance written notice before appointing or replacing a subprocessor that processes Customer Data and will maintain a current subprocessor list. Customer may raise a reasonable written objection based on data protection during that notice period, and the parties will work in good faith to resolve it. Provider remains responsible for each subprocessor's acts and omissions.</w:t>
        </w:r>
      </w:ins>
    </w:p>
    <w:p>
      <w:pPr>
        <w:pStyle w:val="Heading1"/>
      </w:pPr>
      <w:r>
        <w:t>7. Security and data lifecycle</w:t>
      </w:r>
    </w:p>
    <w:p>
      <w:pPr>
        <w:widowControl/>
      </w:pPr>
      <w:r>
        <w:rPr>
          <w:b/>
        </w:rPr>
        <w:t xml:space="preserve">7.1 Safeguards. </w:t>
      </w:r>
      <w:r>
        <w:t>Provider will maintain access controls, encryption in transit and at rest, and personnel confidentiality commitments. Production access must be limited to personnel with a business need and reviewed quarterly. Provider will maintain a written incident response procedure and test restoration from backups at least annually.</w:t>
      </w:r>
    </w:p>
    <w:p>
      <w:pPr>
        <w:spacing w:line="252" w:before="0" w:after="140"/>
        <w:pPrChange w:id="100159" w:author="Revise Agent" w:date="2026-09-14T17:06:59.427Z">
          <w:pPr>
            <w:spacing w:line="252" w:lineRule="auto"/>
          </w:pPr>
        </w:pPrChange>
      </w:pPr>
      <w:del w:id="100077" w:author="Anonymous" w:date="2026-09-14T17:14:02.822Z">
        <w:r>
          <w:rPr>
            <w:b/>
            <w:bCs/>
            <w:sz w:val="22"/>
            <w:szCs w:val="22"/>
            <w:rFonts w:ascii="Times New Roman" w:cs="Times New Roman" w:eastAsia="Times New Roman" w:hAnsi="Times New Roman"/>
            <w:lang w:val="en-US"/>
          </w:rPr>
          <w:delText xml:space="preserve">7.2 Security incident. </w:delText>
        </w:r>
      </w:del>
      <w:del w:id="100078" w:author="Anonymous" w:date="2026-09-14T17:14:02.822Z">
        <w:r>
          <w:rPr>
            <w:sz w:val="22"/>
            <w:szCs w:val="22"/>
            <w:rFonts w:ascii="Times New Roman" w:cs="Times New Roman" w:eastAsia="Times New Roman" w:hAnsi="Times New Roman"/>
            <w:lang w:val="en-US"/>
          </w:rPr>
          <w:delText xml:space="preserve">Provider will notify Customer within seventy-two hours after Provider confirms that an incident caused material harm. Provider may delay notice while investigating cause or awaiting a subprocessor's report. Customer bears all reasonable costs of incident investigation, notification, and restoring affected records, even when Provider caused the incident.</w:delText>
        </w:r>
      </w:del>
      <w:r>
        <w:rPr>
          <w:sz w:val="24"/>
          <w:szCs w:val="24"/>
          <w:rFonts w:ascii="Arial" w:cs="Arial" w:eastAsia="Arial" w:hAnsi="Arial"/>
        </w:rPr>
        <w:t xml:space="preserve"> </w:t>
      </w:r>
      <w:ins w:id="100079" w:author="Anonymous" w:date="2026-09-14T17:14:02.822Z">
        <w:r>
          <w:rPr>
            <w:b/>
            <w:bCs/>
            <w:sz w:val="22"/>
            <w:szCs w:val="22"/>
            <w:rFonts w:ascii="Times New Roman" w:cs="Times New Roman" w:eastAsia="Times New Roman" w:hAnsi="Times New Roman"/>
          </w:rPr>
          <w:t xml:space="preserve">7.2 Security incident. </w:t>
        </w:r>
      </w:ins>
      <w:ins w:id="100080" w:author="Anonymous" w:date="2026-09-14T17:14:02.822Z">
        <w:r>
          <w:rPr>
            <w:sz w:val="22"/>
            <w:szCs w:val="22"/>
            <w:rFonts w:ascii="Times New Roman" w:cs="Times New Roman" w:eastAsia="Times New Roman" w:hAnsi="Times New Roman"/>
          </w:rPr>
          <w:t xml:space="preserve">Provider will notify Customer within twenty-four hours after becoming aware of a Security Incident, without waiting for confirmed harm, a completed investigation, or a subprocessor's report. Provider will provide timely updates and reasonably cooperate with Customer's response. Provider will bear Customer's reasonable incident-response, forensic, legally required notification, and data-restoration costs to the extent attributable to Provider's breach, subject to the protected-claims cap in Section 8.2.</w:t>
        </w:r>
      </w:ins>
    </w:p>
    <w:p>
      <w:pPr>
        <w:widowControl/>
      </w:pPr>
      <w:r>
        <w:rPr>
          <w:b/>
        </w:rPr>
        <w:t xml:space="preserve">7.3 Assurance. </w:t>
      </w:r>
      <w:r>
        <w:t>On a reasonable written request, Provider will supply its current independent security assurance report under confidentiality restrictions. Requests are limited to once annually unless an incident or material change justifies another request. Customer will avoid accessing unrelated customer records during any agreed review.</w:t>
      </w:r>
    </w:p>
    <w:p>
      <w:pPr>
        <w:spacing w:line="252" w:before="0" w:after="140"/>
        <w:pPrChange w:id="100160" w:author="Revise Agent" w:date="2026-09-14T17:06:59.563Z">
          <w:pPr>
            <w:spacing w:line="252" w:lineRule="auto"/>
          </w:pPr>
        </w:pPrChange>
      </w:pPr>
      <w:del w:id="100081" w:author="Anonymous" w:date="2026-09-14T17:14:02.822Z">
        <w:r>
          <w:rPr>
            <w:b/>
            <w:bCs/>
            <w:sz w:val="22"/>
            <w:szCs w:val="22"/>
            <w:rFonts w:ascii="Times New Roman" w:cs="Times New Roman" w:eastAsia="Times New Roman" w:hAnsi="Times New Roman"/>
            <w:lang w:val="en-US"/>
          </w:rPr>
          <w:delText xml:space="preserve">7.4 Deletion. </w:delText>
        </w:r>
      </w:del>
      <w:del w:id="100082" w:author="Anonymous" w:date="2026-09-14T17:14:02.822Z">
        <w:r>
          <w:rPr>
            <w:sz w:val="22"/>
            <w:szCs w:val="22"/>
            <w:rFonts w:ascii="Times New Roman" w:cs="Times New Roman" w:eastAsia="Times New Roman" w:hAnsi="Times New Roman"/>
            <w:lang w:val="en-US"/>
          </w:rPr>
          <w:delText xml:space="preserve">Provider may retain Customer Data indefinitely for operational convenience. Customer must purchase a separate export license to retrieve data. Deletion of production records does not affect Provider's perpetual right to retain backups or to reuse previously collected training material under Section 6.2.</w:delText>
        </w:r>
      </w:del>
      <w:r>
        <w:rPr>
          <w:sz w:val="24"/>
          <w:szCs w:val="24"/>
          <w:rFonts w:ascii="Arial" w:cs="Arial" w:eastAsia="Arial" w:hAnsi="Arial"/>
        </w:rPr>
        <w:t xml:space="preserve"> </w:t>
      </w:r>
      <w:ins w:id="100083" w:author="Anonymous" w:date="2026-09-14T17:14:02.822Z">
        <w:r>
          <w:rPr>
            <w:b/>
            <w:bCs/>
            <w:sz w:val="22"/>
            <w:szCs w:val="22"/>
            <w:rFonts w:ascii="Times New Roman" w:cs="Times New Roman" w:eastAsia="Times New Roman" w:hAnsi="Times New Roman"/>
          </w:rPr>
          <w:t xml:space="preserve">7.4 Deletion. </w:t>
        </w:r>
      </w:ins>
      <w:ins w:id="100084" w:author="Anonymous" w:date="2026-09-14T17:14:02.822Z">
        <w:r>
          <w:rPr>
            <w:sz w:val="22"/>
            <w:szCs w:val="22"/>
            <w:rFonts w:ascii="Times New Roman" w:cs="Times New Roman" w:eastAsia="Times New Roman" w:hAnsi="Times New Roman"/>
          </w:rPr>
          <w:t xml:space="preserve">During the term and transition period, Customer may export Customer Data in a standard format without a separate license or export fee. Provider will delete Customer Data from production systems within thirty days after the transition period ends and from backups within ninety days after production deletion; until deletion, Provider will isolate backups and will not use Customer Data from them in the ordinary course. These obligations do not permit retention or reuse for training or any unrelated purpose.</w:t>
        </w:r>
      </w:ins>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Look w:firstColumn="1" w:firstRow="1" w:lastColumn="0" w:lastRow="0" w:noHBand="0" w:noVBand="1" w:val="04A0"/>
      </w:tblPr>
      <w:tblGrid>
        <w:gridCol w:w="2700"/>
        <w:gridCol w:w="3870"/>
        <w:gridCol w:w="2430"/>
      </w:tblGrid>
      <w:tr>
        <w:trPr>
          <w:tblHeader/>
          <w:cantSplit/>
        </w:trPr>
        <w:tc>
          <w:tcPr>
            <w:tcW w:type="pct" w:w="30%"/>
            <w:shd w:fill="F9FAFB" w:color="F9FAFB" w:val="solid"/>
          </w:tcPr>
          <w:p>
            <w:pPr>
              <w:spacing w:line="252" w:before="60" w:after="60"/>
            </w:pPr>
            <w:r>
              <w:rPr>
                <w:b/>
                <w:bCs/>
                <w:sz w:val="20"/>
                <w:szCs w:val="20"/>
                <w:rFonts w:ascii="Times New Roman" w:cs="Times New Roman" w:eastAsia="Times New Roman" w:hAnsi="Times New Roman"/>
                <w:lang w:val="en-US"/>
              </w:rPr>
              <w:t xml:space="preserve">Security operation</w:t>
            </w:r>
          </w:p>
        </w:tc>
        <w:tc>
          <w:tcPr>
            <w:tcW w:type="pct" w:w="43%"/>
            <w:shd w:fill="F9FAFB" w:color="F9FAFB" w:val="solid"/>
          </w:tcPr>
          <w:p>
            <w:pPr>
              <w:spacing w:line="252" w:before="60" w:after="60"/>
            </w:pPr>
            <w:r>
              <w:rPr>
                <w:b/>
                <w:bCs/>
                <w:sz w:val="20"/>
                <w:szCs w:val="20"/>
                <w:rFonts w:ascii="Times New Roman" w:cs="Times New Roman" w:eastAsia="Times New Roman" w:hAnsi="Times New Roman"/>
                <w:lang w:val="en-US"/>
              </w:rPr>
              <w:t xml:space="preserve">Requirement</w:t>
            </w:r>
          </w:p>
        </w:tc>
        <w:tc>
          <w:tcPr>
            <w:tcW w:type="pct" w:w="27%"/>
            <w:shd w:fill="F9FAFB" w:color="F9FAFB" w:val="solid"/>
          </w:tcPr>
          <w:p>
            <w:pPr>
              <w:spacing w:line="252" w:before="60" w:after="60"/>
            </w:pPr>
            <w:r>
              <w:rPr>
                <w:b/>
                <w:bCs/>
                <w:sz w:val="20"/>
                <w:szCs w:val="20"/>
                <w:rFonts w:ascii="Times New Roman" w:cs="Times New Roman" w:eastAsia="Times New Roman" w:hAnsi="Times New Roman"/>
                <w:lang w:val="en-US"/>
              </w:rPr>
              <w:t xml:space="preserve">Responsible party</w:t>
            </w:r>
          </w:p>
        </w:tc>
      </w:tr>
      <w:tr>
        <w:trPr>
          <w:cantSplit/>
        </w:trPr>
        <w:tc>
          <w:tcPr>
            <w:tcW w:type="pct" w:w="30%"/>
          </w:tcPr>
          <w:p>
            <w:pPr>
              <w:spacing w:line="252" w:before="60" w:after="60"/>
            </w:pPr>
            <w:r>
              <w:rPr>
                <w:sz w:val="20"/>
                <w:szCs w:val="20"/>
                <w:rFonts w:ascii="Times New Roman" w:cs="Times New Roman" w:eastAsia="Times New Roman" w:hAnsi="Times New Roman"/>
                <w:lang w:val="en-US"/>
              </w:rPr>
              <w:t xml:space="preserve">Incident notification</w:t>
            </w:r>
          </w:p>
        </w:tc>
        <w:tc>
          <w:tcPr>
            <w:tcW w:type="pct" w:w="43%"/>
          </w:tcPr>
          <w:p>
            <w:pPr>
              <w:spacing w:line="252" w:before="60" w:after="60"/>
            </w:pPr>
            <w:del w:id="100085" w:author="Revise Agent" w:date="2026-09-14T17:06:39.792Z">
              <w:r>
                <w:rPr>
                  <w:sz w:val="20"/>
                  <w:szCs w:val="20"/>
                  <w:rFonts w:ascii="Times New Roman" w:cs="Times New Roman" w:eastAsia="Times New Roman" w:hAnsi="Times New Roman"/>
                  <w:lang w:val="en-US"/>
                </w:rPr>
                <w:delText xml:space="preserve">72 </w:delText>
              </w:r>
            </w:del>
            <w:ins w:id="100086" w:author="Revise Agent" w:date="2026-09-14T17:06:39.760Z">
              <w:r>
                <w:rPr>
                  <w:sz w:val="20"/>
                  <w:szCs w:val="20"/>
                  <w:rFonts w:ascii="Times New Roman" w:cs="Times New Roman" w:eastAsia="Times New Roman" w:hAnsi="Times New Roman"/>
                  <w:lang w:val="en-US"/>
                </w:rPr>
                <w:t xml:space="preserve">Within 24 </w:t>
              </w:r>
            </w:ins>
            <w:r>
              <w:rPr>
                <w:sz w:val="20"/>
                <w:szCs w:val="20"/>
                <w:rFonts w:ascii="Times New Roman" w:cs="Times New Roman" w:eastAsia="Times New Roman" w:hAnsi="Times New Roman"/>
                <w:lang w:val="en-US"/>
              </w:rPr>
              <w:t xml:space="preserve">hours after </w:t>
            </w:r>
            <w:ins w:id="100087" w:author="Revise Agent" w:date="2026-09-14T17:06:39.767Z">
              <w:r>
                <w:rPr>
                  <w:sz w:val="20"/>
                  <w:szCs w:val="20"/>
                  <w:rFonts w:ascii="Times New Roman" w:cs="Times New Roman" w:eastAsia="Times New Roman" w:hAnsi="Times New Roman"/>
                  <w:lang w:val="en-US"/>
                </w:rPr>
                <w:t xml:space="preserve">awareness, without waiting for </w:t>
              </w:r>
            </w:ins>
            <w:r>
              <w:rPr>
                <w:sz w:val="20"/>
                <w:szCs w:val="20"/>
                <w:rFonts w:ascii="Times New Roman" w:cs="Times New Roman" w:eastAsia="Times New Roman" w:hAnsi="Times New Roman"/>
                <w:lang w:val="en-US"/>
              </w:rPr>
              <w:t xml:space="preserve">confirmed harm</w:t>
            </w:r>
            <w:ins w:id="100088" w:author="Revise Agent" w:date="2026-09-14T17:06:39.772Z">
              <w:r>
                <w:rPr>
                  <w:sz w:val="20"/>
                  <w:szCs w:val="20"/>
                  <w:rFonts w:ascii="Times New Roman" w:cs="Times New Roman" w:eastAsia="Times New Roman" w:hAnsi="Times New Roman"/>
                  <w:lang w:val="en-US"/>
                </w:rPr>
                <w:t xml:space="preserve"> or completed investigation</w:t>
              </w:r>
            </w:ins>
          </w:p>
        </w:tc>
        <w:tc>
          <w:tcPr>
            <w:tcW w:type="pct" w:w="27%"/>
          </w:tcPr>
          <w:p>
            <w:pPr>
              <w:spacing w:line="252" w:before="60" w:after="60"/>
            </w:pPr>
            <w:r>
              <w:rPr>
                <w:sz w:val="20"/>
                <w:szCs w:val="20"/>
                <w:rFonts w:ascii="Times New Roman" w:cs="Times New Roman" w:eastAsia="Times New Roman" w:hAnsi="Times New Roman"/>
                <w:lang w:val="en-US"/>
              </w:rPr>
              <w:t xml:space="preserve">Provider security lead</w:t>
            </w:r>
          </w:p>
        </w:tc>
      </w:tr>
      <w:tr>
        <w:trPr>
          <w:cantSplit/>
        </w:trPr>
        <w:tc>
          <w:tcPr>
            <w:tcW w:type="pct" w:w="30%"/>
          </w:tcPr>
          <w:p>
            <w:pPr>
              <w:spacing w:line="252" w:before="60" w:after="60"/>
            </w:pPr>
            <w:r>
              <w:rPr>
                <w:sz w:val="20"/>
                <w:szCs w:val="20"/>
                <w:rFonts w:ascii="Times New Roman" w:cs="Times New Roman" w:eastAsia="Times New Roman" w:hAnsi="Times New Roman"/>
                <w:lang w:val="en-US"/>
              </w:rPr>
              <w:t xml:space="preserve">Subprocessor notice</w:t>
            </w:r>
          </w:p>
        </w:tc>
        <w:tc>
          <w:tcPr>
            <w:tcW w:type="pct" w:w="43%"/>
          </w:tcPr>
          <w:p>
            <w:pPr>
              <w:spacing w:line="252" w:before="60" w:after="60"/>
            </w:pPr>
            <w:del w:id="100089" w:author="Revise Agent" w:date="2026-09-14T17:06:39.792Z">
              <w:r>
                <w:rPr>
                  <w:sz w:val="20"/>
                  <w:szCs w:val="20"/>
                  <w:rFonts w:ascii="Times New Roman" w:cs="Times New Roman" w:eastAsia="Times New Roman" w:hAnsi="Times New Roman"/>
                  <w:lang w:val="en-US"/>
                </w:rPr>
                <w:delText xml:space="preserve">5 days; no </w:delText>
              </w:r>
            </w:del>
            <w:ins w:id="100090" w:author="Revise Agent" w:date="2026-09-14T17:06:39.772Z">
              <w:r>
                <w:rPr>
                  <w:sz w:val="20"/>
                  <w:szCs w:val="20"/>
                  <w:rFonts w:ascii="Times New Roman" w:cs="Times New Roman" w:eastAsia="Times New Roman" w:hAnsi="Times New Roman"/>
                  <w:lang w:val="en-US"/>
                </w:rPr>
                <w:t xml:space="preserve">30 days' advance notice; reasonable data-protection </w:t>
              </w:r>
            </w:ins>
            <w:r>
              <w:rPr>
                <w:sz w:val="20"/>
                <w:szCs w:val="20"/>
                <w:rFonts w:ascii="Times New Roman" w:cs="Times New Roman" w:eastAsia="Times New Roman" w:hAnsi="Times New Roman"/>
                <w:lang w:val="en-US"/>
              </w:rPr>
              <w:t xml:space="preserve">objection right</w:t>
            </w:r>
          </w:p>
        </w:tc>
        <w:tc>
          <w:tcPr>
            <w:tcW w:type="pct" w:w="27%"/>
          </w:tcPr>
          <w:p>
            <w:pPr>
              <w:spacing w:line="252" w:before="60" w:after="60"/>
            </w:pPr>
            <w:r>
              <w:rPr>
                <w:sz w:val="20"/>
                <w:szCs w:val="20"/>
                <w:rFonts w:ascii="Times New Roman" w:cs="Times New Roman" w:eastAsia="Times New Roman" w:hAnsi="Times New Roman"/>
                <w:lang w:val="en-US"/>
              </w:rPr>
              <w:t xml:space="preserve">Provider privacy lead</w:t>
            </w:r>
          </w:p>
        </w:tc>
      </w:tr>
      <w:tr>
        <w:trPr>
          <w:cantSplit/>
        </w:trPr>
        <w:tc>
          <w:tcPr>
            <w:tcW w:type="pct" w:w="30%"/>
          </w:tcPr>
          <w:p>
            <w:pPr>
              <w:spacing w:line="252" w:before="60" w:after="60"/>
            </w:pPr>
            <w:r>
              <w:rPr>
                <w:sz w:val="20"/>
                <w:szCs w:val="20"/>
                <w:rFonts w:ascii="Times New Roman" w:cs="Times New Roman" w:eastAsia="Times New Roman" w:hAnsi="Times New Roman"/>
                <w:lang w:val="en-US"/>
              </w:rPr>
              <w:t xml:space="preserve">Backup deletion</w:t>
            </w:r>
          </w:p>
        </w:tc>
        <w:tc>
          <w:tcPr>
            <w:tcW w:type="pct" w:w="43%"/>
          </w:tcPr>
          <w:p>
            <w:pPr>
              <w:spacing w:line="252" w:before="60" w:after="60"/>
            </w:pPr>
            <w:del w:id="100091" w:author="Revise Agent" w:date="2026-09-14T17:06:39.792Z">
              <w:r>
                <w:rPr>
                  <w:sz w:val="20"/>
                  <w:szCs w:val="20"/>
                  <w:rFonts w:ascii="Times New Roman" w:cs="Times New Roman" w:eastAsia="Times New Roman" w:hAnsi="Times New Roman"/>
                  <w:lang w:val="en-US"/>
                </w:rPr>
                <w:delText xml:space="preserve">Indefinite retention</w:delText>
              </w:r>
            </w:del>
            <w:ins w:id="100092" w:author="Revise Agent" w:date="2026-09-14T17:06:39.760Z">
              <w:r>
                <w:rPr>
                  <w:sz w:val="20"/>
                  <w:szCs w:val="20"/>
                  <w:rFonts w:ascii="Times New Roman" w:cs="Times New Roman" w:eastAsia="Times New Roman" w:hAnsi="Times New Roman"/>
                  <w:lang w:val="en-US"/>
                </w:rPr>
                <w:t xml:space="preserve">Delete within 90 days after production deletion; isolate pending deletion</w:t>
              </w:r>
            </w:ins>
          </w:p>
        </w:tc>
        <w:tc>
          <w:tcPr>
            <w:tcW w:type="pct" w:w="27%"/>
          </w:tcPr>
          <w:p>
            <w:pPr>
              <w:spacing w:line="252" w:before="60" w:after="60"/>
            </w:pPr>
            <w:r>
              <w:rPr>
                <w:sz w:val="20"/>
                <w:szCs w:val="20"/>
                <w:rFonts w:ascii="Times New Roman" w:cs="Times New Roman" w:eastAsia="Times New Roman" w:hAnsi="Times New Roman"/>
                <w:lang w:val="en-US"/>
              </w:rPr>
              <w:t xml:space="preserve">Provider operations lead</w:t>
            </w:r>
          </w:p>
        </w:tc>
      </w:tr>
    </w:tbl>
    <w:p>
      <w:pPr>
        <w:spacing w:after="0"/>
      </w:pPr>
    </w:p>
    <w:p>
      <w:pPr>
        <w:widowControl/>
      </w:pPr>
      <w:r>
        <w:rPr>
          <w:b/>
        </w:rPr>
        <w:t xml:space="preserve">7.5 Cooperation. </w:t>
      </w:r>
      <w:r>
        <w:t>Each party will preserve relevant incident evidence and appoint a contact for operational coordination. Neither party may issue a public statement identifying the other party without prior written approval, except where a mandatory disclosure obligation requires otherwise. Operational cooperation does not determine fault or waive a contractual remedy.</w:t>
      </w:r>
    </w:p>
    <w:p>
      <w:r>
        <w:br w:type="page"/>
      </w:r>
    </w:p>
    <w:p>
      <w:pPr>
        <w:pStyle w:val="Heading1"/>
      </w:pPr>
      <w:r>
        <w:t>8. Allocation of risk</w:t>
      </w:r>
    </w:p>
    <w:p>
      <w:pPr>
        <w:spacing w:line="252" w:before="0" w:after="140"/>
        <w:pPrChange w:id="100161" w:author="Revise Agent" w:date="2026-09-14T17:09:01.568Z">
          <w:pPr>
            <w:spacing w:line="252" w:lineRule="auto"/>
          </w:pPr>
        </w:pPrChange>
      </w:pPr>
      <w:del w:id="100093" w:author="Anonymous" w:date="2026-09-14T17:14:02.822Z">
        <w:r>
          <w:rPr>
            <w:b/>
            <w:bCs/>
            <w:sz w:val="22"/>
            <w:szCs w:val="22"/>
            <w:rFonts w:ascii="Times New Roman" w:cs="Times New Roman" w:eastAsia="Times New Roman" w:hAnsi="Times New Roman"/>
            <w:lang w:val="en-US"/>
          </w:rPr>
          <w:delText xml:space="preserve">8.1 General cap. </w:delText>
        </w:r>
      </w:del>
      <w:del w:id="100094" w:author="Anonymous" w:date="2026-09-14T17:14:02.822Z">
        <w:r>
          <w:rPr>
            <w:sz w:val="22"/>
            <w:szCs w:val="22"/>
            <w:rFonts w:ascii="Times New Roman" w:cs="Times New Roman" w:eastAsia="Times New Roman" w:hAnsi="Times New Roman"/>
            <w:lang w:val="en-US"/>
          </w:rPr>
          <w:delText xml:space="preserve">Each party's aggregate liability for all claims is limited to $30,000, including implementation fees. The cap is based on the first three months of undiscounted charges, regardless of when a claim arises. Amounts not yet paid are excluded from the calculation, even if contractually committed.</w:delText>
        </w:r>
      </w:del>
      <w:r>
        <w:rPr>
          <w:sz w:val="24"/>
          <w:szCs w:val="24"/>
          <w:rFonts w:ascii="Arial" w:cs="Arial" w:eastAsia="Arial" w:hAnsi="Arial"/>
        </w:rPr>
        <w:t xml:space="preserve"> </w:t>
      </w:r>
      <w:ins w:id="100095" w:author="Anonymous" w:date="2026-09-14T17:14:02.822Z">
        <w:r>
          <w:rPr>
            <w:b/>
            <w:bCs/>
            <w:sz w:val="22"/>
            <w:szCs w:val="22"/>
            <w:rFonts w:ascii="Times New Roman" w:cs="Times New Roman" w:eastAsia="Times New Roman" w:hAnsi="Times New Roman"/>
          </w:rPr>
          <w:t xml:space="preserve">8.1 General cap. </w:t>
        </w:r>
      </w:ins>
      <w:ins w:id="100096" w:author="Anonymous" w:date="2026-09-14T17:14:02.822Z">
        <w:r>
          <w:rPr>
            <w:sz w:val="22"/>
            <w:szCs w:val="22"/>
            <w:rFonts w:ascii="Times New Roman" w:cs="Times New Roman" w:eastAsia="Times New Roman" w:hAnsi="Times New Roman"/>
          </w:rPr>
          <w:t xml:space="preserve">Except for claims governed by Section 8.2 or 8.3, each party's aggregate liability for all claims arising out of or relating to this Agreement is limited to twelve months of discounted Subscription Fees paid or payable under this Agreement, excluding implementation fees; for the initial term, that amount is </w:t>
        </w:r>
      </w:ins>
      <w:ins w:id="100097" w:author="Anonymous" w:date="2026-09-14T17:14:02.822Z">
        <w:r>
          <w:rPr>
            <w:b/>
            <w:bCs/>
            <w:sz w:val="22"/>
            <w:szCs w:val="22"/>
            <w:rFonts w:ascii="Times New Roman" w:cs="Times New Roman" w:eastAsia="Times New Roman" w:hAnsi="Times New Roman"/>
          </w:rPr>
          <w:t xml:space="preserve">$129,600</w:t>
        </w:r>
      </w:ins>
      <w:ins w:id="100098" w:author="Anonymous" w:date="2026-09-14T17:14:02.822Z">
        <w:r>
          <w:rPr>
            <w:sz w:val="22"/>
            <w:szCs w:val="22"/>
            <w:rFonts w:ascii="Times New Roman" w:cs="Times New Roman" w:eastAsia="Times New Roman" w:hAnsi="Times New Roman"/>
          </w:rPr>
          <w:t xml:space="preserve">.</w:t>
        </w:r>
      </w:ins>
      <w:commentRangeStart w:id="3"/>
      <w:commentRangeEnd w:id="3"/>
      <w:r>
        <w:commentReference w:id="3"/>
      </w:r>
    </w:p>
    <w:p>
      <w:pPr>
        <w:spacing w:line="252" w:before="0" w:after="140"/>
        <w:pPrChange w:id="100162" w:author="Revise Agent" w:date="2026-09-14T17:07:21.410Z">
          <w:pPr>
            <w:spacing w:line="252" w:lineRule="auto"/>
          </w:pPr>
        </w:pPrChange>
      </w:pPr>
      <w:del w:id="100099" w:author="Anonymous" w:date="2026-09-14T17:14:02.822Z">
        <w:r>
          <w:rPr>
            <w:b/>
            <w:bCs/>
            <w:sz w:val="22"/>
            <w:szCs w:val="22"/>
            <w:rFonts w:ascii="Times New Roman" w:cs="Times New Roman" w:eastAsia="Times New Roman" w:hAnsi="Times New Roman"/>
            <w:lang w:val="en-US"/>
          </w:rPr>
          <w:delText xml:space="preserve">8.2 Protected claims. </w:delText>
        </w:r>
      </w:del>
      <w:del w:id="100100" w:author="Anonymous" w:date="2026-09-14T17:14:02.822Z">
        <w:r>
          <w:rPr>
            <w:sz w:val="22"/>
            <w:szCs w:val="22"/>
            <w:rFonts w:ascii="Times New Roman" w:cs="Times New Roman" w:eastAsia="Times New Roman" w:hAnsi="Times New Roman"/>
            <w:lang w:val="en-US"/>
          </w:rPr>
          <w:delText xml:space="preserve">The general cap also applies to confidentiality breaches, Customer Data misuse, security failures, and Provider's intellectual property obligations. These claims receive no separate protection. All amounts arising from a single event must fit within the lowest available cap, even if the event implicates more than one obligation.</w:delText>
        </w:r>
      </w:del>
      <w:r>
        <w:rPr>
          <w:sz w:val="24"/>
          <w:szCs w:val="24"/>
          <w:rFonts w:ascii="Arial" w:cs="Arial" w:eastAsia="Arial" w:hAnsi="Arial"/>
        </w:rPr>
        <w:t xml:space="preserve"> </w:t>
      </w:r>
      <w:ins w:id="100101" w:author="Anonymous" w:date="2026-09-14T17:14:02.822Z">
        <w:r>
          <w:rPr>
            <w:b/>
            <w:bCs/>
            <w:sz w:val="22"/>
            <w:szCs w:val="22"/>
            <w:rFonts w:ascii="Times New Roman" w:cs="Times New Roman" w:eastAsia="Times New Roman" w:hAnsi="Times New Roman"/>
          </w:rPr>
          <w:t xml:space="preserve">8.2 Protected claims. </w:t>
        </w:r>
      </w:ins>
      <w:ins w:id="100102" w:author="Anonymous" w:date="2026-09-14T17:14:02.822Z">
        <w:r>
          <w:rPr>
            <w:sz w:val="22"/>
            <w:szCs w:val="22"/>
            <w:rFonts w:ascii="Times New Roman" w:cs="Times New Roman" w:eastAsia="Times New Roman" w:hAnsi="Times New Roman"/>
          </w:rPr>
          <w:t xml:space="preserve">Each party's aggregate liability for confidentiality breaches, Customer Data misuse, and security failures, and Provider's liability for its obligations under Section 5.2, is limited to twice the cap in Section 8.1 and, for the initial term, </w:t>
        </w:r>
      </w:ins>
      <w:ins w:id="100103" w:author="Anonymous" w:date="2026-09-14T17:14:02.822Z">
        <w:r>
          <w:rPr>
            <w:b/>
            <w:bCs/>
            <w:sz w:val="22"/>
            <w:szCs w:val="22"/>
            <w:rFonts w:ascii="Times New Roman" w:cs="Times New Roman" w:eastAsia="Times New Roman" w:hAnsi="Times New Roman"/>
          </w:rPr>
          <w:t xml:space="preserve">$259,200</w:t>
        </w:r>
      </w:ins>
      <w:ins w:id="100104" w:author="Anonymous" w:date="2026-09-14T17:14:02.822Z">
        <w:r>
          <w:rPr>
            <w:sz w:val="22"/>
            <w:szCs w:val="22"/>
            <w:rFonts w:ascii="Times New Roman" w:cs="Times New Roman" w:eastAsia="Times New Roman" w:hAnsi="Times New Roman"/>
          </w:rPr>
          <w:t xml:space="preserve"> (the protected-claims cap). The caps in this Section 8 are not cumulative; an event involving a protected claim is subject only to the protected-claims cap.</w:t>
        </w:r>
      </w:ins>
    </w:p>
    <w:p>
      <w:pPr>
        <w:spacing w:line="252" w:before="0" w:after="140"/>
      </w:pPr>
      <w:r>
        <w:rPr>
          <w:b/>
          <w:bCs/>
          <w:sz w:val="22"/>
          <w:szCs w:val="22"/>
          <w:rFonts w:ascii="Times New Roman" w:cs="Times New Roman" w:eastAsia="Times New Roman" w:hAnsi="Times New Roman"/>
          <w:lang w:val="en-US"/>
        </w:rPr>
        <w:t xml:space="preserve">8.3 Unlimited matters. </w:t>
      </w:r>
      <w:r>
        <w:rPr>
          <w:sz w:val="22"/>
          <w:szCs w:val="22"/>
          <w:rFonts w:ascii="Times New Roman" w:cs="Times New Roman" w:eastAsia="Times New Roman" w:hAnsi="Times New Roman"/>
          <w:lang w:val="en-US"/>
        </w:rPr>
        <w:t xml:space="preserve">Fraud and wilful misconduct </w:t>
      </w:r>
      <w:del w:id="100105" w:author="Revise Agent" w:date="2026-09-14T17:07:00.063Z">
        <w:r>
          <w:rPr>
            <w:sz w:val="22"/>
            <w:szCs w:val="22"/>
            <w:rFonts w:ascii="Times New Roman" w:cs="Times New Roman" w:eastAsia="Times New Roman" w:hAnsi="Times New Roman"/>
            <w:lang w:val="en-US"/>
          </w:rPr>
          <w:delText xml:space="preserve">remain subject to the general cap. </w:delText>
        </w:r>
      </w:del>
      <w:ins w:id="100106" w:author="Revise Agent" w:date="2026-09-14T17:07:00.033Z">
        <w:r>
          <w:rPr>
            <w:sz w:val="22"/>
            <w:szCs w:val="22"/>
            <w:rFonts w:ascii="Times New Roman" w:cs="Times New Roman" w:eastAsia="Times New Roman" w:hAnsi="Times New Roman"/>
            <w:lang w:val="en-US"/>
          </w:rPr>
          <w:t xml:space="preserve">are uncapped. </w:t>
        </w:r>
      </w:ins>
      <w:r>
        <w:rPr>
          <w:sz w:val="22"/>
          <w:szCs w:val="22"/>
          <w:rFonts w:ascii="Times New Roman" w:cs="Times New Roman" w:eastAsia="Times New Roman" w:hAnsi="Times New Roman"/>
          <w:lang w:val="en-US"/>
        </w:rPr>
        <w:t xml:space="preserve">Liability that cannot lawfully be </w:t>
      </w:r>
      <w:ins w:id="100107" w:author="Revise Agent" w:date="2026-09-14T17:07:00.040Z">
        <w:r>
          <w:rPr>
            <w:sz w:val="22"/>
            <w:szCs w:val="22"/>
            <w:rFonts w:ascii="Times New Roman" w:cs="Times New Roman" w:eastAsia="Times New Roman" w:hAnsi="Times New Roman"/>
            <w:lang w:val="en-US"/>
          </w:rPr>
          <w:t xml:space="preserve">excluded or </w:t>
        </w:r>
      </w:ins>
      <w:r>
        <w:rPr>
          <w:sz w:val="22"/>
          <w:szCs w:val="22"/>
          <w:rFonts w:ascii="Times New Roman" w:cs="Times New Roman" w:eastAsia="Times New Roman" w:hAnsi="Times New Roman"/>
          <w:lang w:val="en-US"/>
        </w:rPr>
        <w:t xml:space="preserve">limited is unaffected by this Agreement. Customer's duty to pay properly invoiced </w:t>
      </w:r>
      <w:ins w:id="100108" w:author="Revise Agent" w:date="2026-09-14T17:07:00.053Z">
        <w:r>
          <w:rPr>
            <w:sz w:val="22"/>
            <w:szCs w:val="22"/>
            <w:rFonts w:ascii="Times New Roman" w:cs="Times New Roman" w:eastAsia="Times New Roman" w:hAnsi="Times New Roman"/>
            <w:lang w:val="en-US"/>
          </w:rPr>
          <w:t xml:space="preserve">undisputed </w:t>
        </w:r>
      </w:ins>
      <w:r>
        <w:rPr>
          <w:sz w:val="22"/>
          <w:szCs w:val="22"/>
          <w:rFonts w:ascii="Times New Roman" w:cs="Times New Roman" w:eastAsia="Times New Roman" w:hAnsi="Times New Roman"/>
          <w:lang w:val="en-US"/>
        </w:rPr>
        <w:t xml:space="preserve">charges is a payment obligation and is not reduced by a damages cap.</w:t>
      </w:r>
    </w:p>
    <w:p>
      <w:pPr>
        <w:spacing w:line="252" w:before="0" w:after="140"/>
        <w:pPrChange w:id="100163" w:author="Revise Agent" w:date="2026-09-14T17:07:00.216Z">
          <w:pPr>
            <w:spacing w:line="252" w:lineRule="auto"/>
          </w:pPr>
        </w:pPrChange>
      </w:pPr>
      <w:del w:id="100109" w:author="Anonymous" w:date="2026-09-14T17:14:02.822Z">
        <w:r>
          <w:rPr>
            <w:b/>
            <w:bCs/>
            <w:sz w:val="22"/>
            <w:szCs w:val="22"/>
            <w:rFonts w:ascii="Times New Roman" w:cs="Times New Roman" w:eastAsia="Times New Roman" w:hAnsi="Times New Roman"/>
            <w:lang w:val="en-US"/>
          </w:rPr>
          <w:delText xml:space="preserve">8.4 Excluded losses. </w:delText>
        </w:r>
      </w:del>
      <w:del w:id="100110" w:author="Anonymous" w:date="2026-09-14T17:14:02.822Z">
        <w:r>
          <w:rPr>
            <w:sz w:val="22"/>
            <w:szCs w:val="22"/>
            <w:rFonts w:ascii="Times New Roman" w:cs="Times New Roman" w:eastAsia="Times New Roman" w:hAnsi="Times New Roman"/>
            <w:lang w:val="en-US"/>
          </w:rPr>
          <w:delText xml:space="preserve">Neither party is liable for indirect or consequential losses. Incident response expenses, forensic investigation, legally required notifications, and data restoration are always excluded losses, even when directly caused by a party's breach. Service credits are Customer's only financial recovery for an incident involving downtime.</w:delText>
        </w:r>
      </w:del>
      <w:r>
        <w:rPr>
          <w:sz w:val="24"/>
          <w:szCs w:val="24"/>
          <w:rFonts w:ascii="Arial" w:cs="Arial" w:eastAsia="Arial" w:hAnsi="Arial"/>
        </w:rPr>
        <w:t xml:space="preserve"> </w:t>
      </w:r>
      <w:ins w:id="100111" w:author="Anonymous" w:date="2026-09-14T17:14:02.822Z">
        <w:r>
          <w:rPr>
            <w:b/>
            <w:bCs/>
            <w:sz w:val="22"/>
            <w:szCs w:val="22"/>
            <w:rFonts w:ascii="Times New Roman" w:cs="Times New Roman" w:eastAsia="Times New Roman" w:hAnsi="Times New Roman"/>
          </w:rPr>
          <w:t xml:space="preserve">8.4 Excluded losses. </w:t>
        </w:r>
      </w:ins>
      <w:ins w:id="100112" w:author="Anonymous" w:date="2026-09-14T17:14:02.822Z">
        <w:r>
          <w:rPr>
            <w:sz w:val="22"/>
            <w:szCs w:val="22"/>
            <w:rFonts w:ascii="Times New Roman" w:cs="Times New Roman" w:eastAsia="Times New Roman" w:hAnsi="Times New Roman"/>
          </w:rPr>
          <w:t xml:space="preserve">Neither party is liable for indirect or consequential losses. However, reasonable incident-response, forensic investigation, legally required notification, and data-restoration costs are recoverable direct losses for a protected claim, subject to the protected-claims cap. Service credits are not Customer's only financial recovery for an incident involving downtime where Customer has an independent protected claim, but there will be no double recovery for the same loss.</w:t>
        </w:r>
      </w:ins>
    </w:p>
    <w:p>
      <w:pPr>
        <w:pStyle w:val="Heading1"/>
      </w:pPr>
      <w:r>
        <w:t>9. Suspension and termination</w:t>
      </w:r>
    </w:p>
    <w:p>
      <w:pPr>
        <w:spacing w:line="252" w:before="0" w:after="140"/>
        <w:pPrChange w:id="100164" w:author="Revise Agent" w:date="2026-09-14T17:07:21.583Z">
          <w:pPr>
            <w:spacing w:line="252" w:lineRule="auto"/>
          </w:pPr>
        </w:pPrChange>
      </w:pPr>
      <w:del w:id="100113" w:author="Anonymous" w:date="2026-09-14T17:14:02.822Z">
        <w:r>
          <w:rPr>
            <w:b/>
            <w:bCs/>
            <w:sz w:val="22"/>
            <w:szCs w:val="22"/>
            <w:rFonts w:ascii="Times New Roman" w:cs="Times New Roman" w:eastAsia="Times New Roman" w:hAnsi="Times New Roman"/>
            <w:lang w:val="en-US"/>
          </w:rPr>
          <w:delText xml:space="preserve">9.1 Material breach. </w:delText>
        </w:r>
      </w:del>
      <w:del w:id="100114" w:author="Anonymous" w:date="2026-09-14T17:14:02.822Z">
        <w:r>
          <w:rPr>
            <w:sz w:val="22"/>
            <w:szCs w:val="22"/>
            <w:rFonts w:ascii="Times New Roman" w:cs="Times New Roman" w:eastAsia="Times New Roman" w:hAnsi="Times New Roman"/>
            <w:lang w:val="en-US"/>
          </w:rPr>
          <w:delText xml:space="preserve">Either party may terminate for material breach remaining uncured thirty days after written notice describing the breach. Provider may immediately suspend all access for any invoice dispute. Termination for breach does not oblige Provider to refund prepaid charges, including charges for periods after termination.</w:delText>
        </w:r>
      </w:del>
      <w:r>
        <w:rPr>
          <w:sz w:val="24"/>
          <w:szCs w:val="24"/>
          <w:rFonts w:ascii="Arial" w:cs="Arial" w:eastAsia="Arial" w:hAnsi="Arial"/>
        </w:rPr>
        <w:t xml:space="preserve"> </w:t>
      </w:r>
      <w:ins w:id="100115" w:author="Anonymous" w:date="2026-09-14T17:14:02.822Z">
        <w:r>
          <w:rPr>
            <w:b/>
            <w:bCs/>
            <w:sz w:val="22"/>
            <w:szCs w:val="22"/>
            <w:rFonts w:ascii="Times New Roman" w:cs="Times New Roman" w:eastAsia="Times New Roman" w:hAnsi="Times New Roman"/>
          </w:rPr>
          <w:t xml:space="preserve">9.1 Material breach. </w:t>
        </w:r>
      </w:ins>
      <w:ins w:id="100116" w:author="Anonymous" w:date="2026-09-14T17:14:02.822Z">
        <w:r>
          <w:rPr>
            <w:sz w:val="22"/>
            <w:szCs w:val="22"/>
            <w:rFonts w:ascii="Times New Roman" w:cs="Times New Roman" w:eastAsia="Times New Roman" w:hAnsi="Times New Roman"/>
          </w:rPr>
          <w:t xml:space="preserve">Either party may terminate for material breach remaining uncured thirty days after written notice describing the breach. Provider may suspend access for undisputed overdue sums only after giving Customer ten days' written notice. Upon Customer's permitted termination, Provider will refund prepaid unused Subscription Fees and will not accelerate future charges; accepted implementation fees remain non-refundable.</w:t>
        </w:r>
      </w:ins>
    </w:p>
    <w:p>
      <w:pPr>
        <w:spacing w:line="252" w:before="0" w:after="140"/>
        <w:pPrChange w:id="100165" w:author="Revise Agent" w:date="2026-09-14T17:07:21.756Z">
          <w:pPr>
            <w:spacing w:line="252" w:lineRule="auto"/>
          </w:pPr>
        </w:pPrChange>
      </w:pPr>
      <w:del w:id="100117" w:author="Anonymous" w:date="2026-09-14T17:14:02.822Z">
        <w:r>
          <w:rPr>
            <w:b/>
            <w:bCs/>
            <w:sz w:val="22"/>
            <w:szCs w:val="22"/>
            <w:rFonts w:ascii="Times New Roman" w:cs="Times New Roman" w:eastAsia="Times New Roman" w:hAnsi="Times New Roman"/>
            <w:lang w:val="en-US"/>
          </w:rPr>
          <w:delText xml:space="preserve">9.2 Convenience. </w:delText>
        </w:r>
      </w:del>
      <w:del w:id="100118" w:author="Anonymous" w:date="2026-09-14T17:14:02.822Z">
        <w:r>
          <w:rPr>
            <w:sz w:val="22"/>
            <w:szCs w:val="22"/>
            <w:rFonts w:ascii="Times New Roman" w:cs="Times New Roman" w:eastAsia="Times New Roman" w:hAnsi="Times New Roman"/>
            <w:lang w:val="en-US"/>
          </w:rPr>
          <w:delText xml:space="preserve">Provider may terminate without cause on thirty days' notice at any time. Customer has no convenience termination right and must pay all charges for the full committed term even if it stops using the Service. Implementation fees and subscription charges are non-refundable in every circumstance.</w:delText>
        </w:r>
      </w:del>
      <w:r>
        <w:rPr>
          <w:sz w:val="24"/>
          <w:szCs w:val="24"/>
          <w:rFonts w:ascii="Arial" w:cs="Arial" w:eastAsia="Arial" w:hAnsi="Arial"/>
        </w:rPr>
        <w:t xml:space="preserve"> </w:t>
      </w:r>
      <w:ins w:id="100119" w:author="Anonymous" w:date="2026-09-14T17:14:02.822Z">
        <w:r>
          <w:rPr>
            <w:b/>
            <w:bCs/>
            <w:sz w:val="22"/>
            <w:szCs w:val="22"/>
            <w:rFonts w:ascii="Times New Roman" w:cs="Times New Roman" w:eastAsia="Times New Roman" w:hAnsi="Times New Roman"/>
          </w:rPr>
          <w:t xml:space="preserve">9.2 Convenience. </w:t>
        </w:r>
      </w:ins>
      <w:ins w:id="100120" w:author="Anonymous" w:date="2026-09-14T17:14:02.822Z">
        <w:r>
          <w:rPr>
            <w:sz w:val="22"/>
            <w:szCs w:val="22"/>
            <w:rFonts w:ascii="Times New Roman" w:cs="Times New Roman" w:eastAsia="Times New Roman" w:hAnsi="Times New Roman"/>
          </w:rPr>
          <w:t xml:space="preserve">After the first six months of the initial term, Customer may terminate this Agreement for convenience on thirty days' written notice. Provider has no unilateral convenience termination right. Upon Customer's permitted termination, Provider will refund prepaid unused Subscription Fees and will not accelerate future charges; accepted implementation fees remain non-refundable.</w:t>
        </w:r>
      </w:ins>
    </w:p>
    <w:p>
      <w:pPr>
        <w:spacing w:line="252" w:before="0" w:after="140"/>
        <w:pPrChange w:id="100166" w:author="Revise Agent" w:date="2026-09-14T17:07:21.931Z">
          <w:pPr>
            <w:spacing w:line="252" w:lineRule="auto"/>
          </w:pPr>
        </w:pPrChange>
      </w:pPr>
      <w:del w:id="100121" w:author="Anonymous" w:date="2026-09-14T17:14:02.822Z">
        <w:r>
          <w:rPr>
            <w:b/>
            <w:bCs/>
            <w:sz w:val="22"/>
            <w:szCs w:val="22"/>
            <w:rFonts w:ascii="Times New Roman" w:cs="Times New Roman" w:eastAsia="Times New Roman" w:hAnsi="Times New Roman"/>
            <w:lang w:val="en-US"/>
          </w:rPr>
          <w:delText xml:space="preserve">9.3 Transition. </w:delText>
        </w:r>
      </w:del>
      <w:del w:id="100122" w:author="Anonymous" w:date="2026-09-14T17:14:02.822Z">
        <w:r>
          <w:rPr>
            <w:sz w:val="22"/>
            <w:szCs w:val="22"/>
            <w:rFonts w:ascii="Times New Roman" w:cs="Times New Roman" w:eastAsia="Times New Roman" w:hAnsi="Times New Roman"/>
            <w:lang w:val="en-US"/>
          </w:rPr>
          <w:delText xml:space="preserve">All access ceases immediately at termination. Provider will delete production records within twenty-four hours, notwithstanding Section 7.4, and is not required to assist migration. Any transition services require a new annual subscription. Fees for retained copies and export licensing may be set by Provider at its discretion.</w:delText>
        </w:r>
      </w:del>
      <w:r>
        <w:rPr>
          <w:sz w:val="24"/>
          <w:szCs w:val="24"/>
          <w:rFonts w:ascii="Arial" w:cs="Arial" w:eastAsia="Arial" w:hAnsi="Arial"/>
        </w:rPr>
        <w:t xml:space="preserve"> </w:t>
      </w:r>
      <w:ins w:id="100123" w:author="Anonymous" w:date="2026-09-14T17:14:02.822Z">
        <w:r>
          <w:rPr>
            <w:b/>
            <w:bCs/>
            <w:sz w:val="22"/>
            <w:szCs w:val="22"/>
            <w:rFonts w:ascii="Times New Roman" w:cs="Times New Roman" w:eastAsia="Times New Roman" w:hAnsi="Times New Roman"/>
          </w:rPr>
          <w:t xml:space="preserve">9.3 Transition. </w:t>
        </w:r>
      </w:ins>
      <w:ins w:id="100124" w:author="Anonymous" w:date="2026-09-14T17:14:02.822Z">
        <w:r>
          <w:rPr>
            <w:sz w:val="22"/>
            <w:szCs w:val="22"/>
            <w:rFonts w:ascii="Times New Roman" w:cs="Times New Roman" w:eastAsia="Times New Roman" w:hAnsi="Times New Roman"/>
          </w:rPr>
          <w:t xml:space="preserve">At Customer's request, Provider will provide up to sixty days of transition access after termination and reasonable migration assistance. Transition access and assistance will be billed pro rata at the existing discounted monthly-equivalent Subscription Fee of $10,800 per month and do not require a new annual commitment. Customer may export Customer Data in a standard format without a separate license or export fee. Provider will delete production Customer Data within thirty days after the transition period ends and backups within ninety days after production deletion, isolating backups pending deletion and prohibiting further ordinary use.</w:t>
        </w:r>
      </w:ins>
    </w:p>
    <w:p>
      <w:pPr>
        <w:pStyle w:val="Heading1"/>
      </w:pPr>
      <w:r>
        <w:t>10. Confidentiality and publicity</w:t>
      </w:r>
    </w:p>
    <w:p>
      <w:pPr>
        <w:widowControl/>
      </w:pPr>
      <w:r>
        <w:rPr>
          <w:b/>
        </w:rPr>
        <w:t xml:space="preserve">10.1 Confidentiality. </w:t>
      </w:r>
      <w:r>
        <w:t>Each party will protect the other's non-public business information with reasonable care, use it only to perform this Agreement, and disclose it only to persons bound by equivalent duties. Information independently developed without use of confidential information is excluded. These duties continue for three years after termination; trade secrets remain protected while they qualify as trade secrets.</w:t>
      </w:r>
    </w:p>
    <w:p>
      <w:pPr>
        <w:spacing w:line="252" w:before="0" w:after="140"/>
        <w:pPrChange w:id="100167" w:author="Revise Agent" w:date="2026-09-14T17:07:22.108Z">
          <w:pPr>
            <w:spacing w:line="252" w:lineRule="auto"/>
          </w:pPr>
        </w:pPrChange>
      </w:pPr>
      <w:del w:id="100125" w:author="Anonymous" w:date="2026-09-14T17:14:02.823Z">
        <w:r>
          <w:rPr>
            <w:b/>
            <w:bCs/>
            <w:sz w:val="22"/>
            <w:szCs w:val="22"/>
            <w:rFonts w:ascii="Times New Roman" w:cs="Times New Roman" w:eastAsia="Times New Roman" w:hAnsi="Times New Roman"/>
            <w:lang w:val="en-US"/>
          </w:rPr>
          <w:delText xml:space="preserve">10.2 Publicity. </w:delText>
        </w:r>
      </w:del>
      <w:del w:id="100126" w:author="Anonymous" w:date="2026-09-14T17:14:02.823Z">
        <w:r>
          <w:rPr>
            <w:sz w:val="22"/>
            <w:szCs w:val="22"/>
            <w:rFonts w:ascii="Times New Roman" w:cs="Times New Roman" w:eastAsia="Times New Roman" w:hAnsi="Times New Roman"/>
            <w:lang w:val="en-US"/>
          </w:rPr>
          <w:delText xml:space="preserve">Customer authorizes Provider to publish Customer's logo and a case study, attribute quotations to Customer, and identify Customer as an endorser without further review. Customer will participate in two marketing events each year at its own expense. This authorization cannot be revoked during the initial term.</w:delText>
        </w:r>
      </w:del>
      <w:r>
        <w:rPr>
          <w:sz w:val="24"/>
          <w:szCs w:val="24"/>
          <w:rFonts w:ascii="Arial" w:cs="Arial" w:eastAsia="Arial" w:hAnsi="Arial"/>
        </w:rPr>
        <w:t xml:space="preserve"> </w:t>
      </w:r>
      <w:ins w:id="100127" w:author="Anonymous" w:date="2026-09-14T17:14:02.823Z">
        <w:r>
          <w:rPr>
            <w:b/>
            <w:bCs/>
            <w:sz w:val="22"/>
            <w:szCs w:val="22"/>
            <w:rFonts w:ascii="Times New Roman" w:cs="Times New Roman" w:eastAsia="Times New Roman" w:hAnsi="Times New Roman"/>
          </w:rPr>
          <w:t xml:space="preserve">10.2 Publicity. </w:t>
        </w:r>
      </w:ins>
      <w:ins w:id="100128" w:author="Anonymous" w:date="2026-09-14T17:14:02.823Z">
        <w:r>
          <w:rPr>
            <w:sz w:val="22"/>
            <w:szCs w:val="22"/>
            <w:rFonts w:ascii="Times New Roman" w:cs="Times New Roman" w:eastAsia="Times New Roman" w:hAnsi="Times New Roman"/>
          </w:rPr>
          <w:t xml:space="preserve">Neither party may use the other party's name, logo, trademarks, quotations, case studies, or endorsement in publicity, marketing, or promotional materials without the other party's prior written approval for each proposed use. Customer has no obligation to participate in marketing events or other promotional activities.</w:t>
        </w:r>
      </w:ins>
    </w:p>
    <w:p>
      <w:r>
        <w:br w:type="page"/>
      </w:r>
    </w:p>
    <w:p>
      <w:pPr>
        <w:pStyle w:val="Heading1"/>
      </w:pPr>
      <w:r>
        <w:t>11. Schedule B operational conditions</w:t>
      </w:r>
    </w:p>
    <w:p>
      <w:pPr>
        <w:spacing w:line="252" w:before="0" w:after="140"/>
        <w:pPrChange w:id="100168" w:author="Revise Agent" w:date="2026-09-14T17:07:22.288Z">
          <w:pPr>
            <w:spacing w:line="252" w:lineRule="auto"/>
          </w:pPr>
        </w:pPrChange>
      </w:pPr>
      <w:del w:id="100129" w:author="Anonymous" w:date="2026-09-14T17:14:02.823Z">
        <w:r>
          <w:rPr>
            <w:b/>
            <w:bCs/>
            <w:sz w:val="22"/>
            <w:szCs w:val="22"/>
            <w:rFonts w:ascii="Times New Roman" w:cs="Times New Roman" w:eastAsia="Times New Roman" w:hAnsi="Times New Roman"/>
            <w:lang w:val="en-US"/>
          </w:rPr>
          <w:delText xml:space="preserve">11.1 Billing override. </w:delText>
        </w:r>
      </w:del>
      <w:del w:id="100130" w:author="Anonymous" w:date="2026-09-14T17:14:02.823Z">
        <w:r>
          <w:rPr>
            <w:sz w:val="22"/>
            <w:szCs w:val="22"/>
            <w:rFonts w:ascii="Times New Roman" w:cs="Times New Roman" w:eastAsia="Times New Roman" w:hAnsi="Times New Roman"/>
            <w:lang w:val="en-US"/>
          </w:rPr>
          <w:delText xml:space="preserve">Notwithstanding Section 2.2 or any commercial table, annual advance payment is mandatory and is due within fifteen days. A billing dispute does not defer payment of the disputed amount. This condition takes priority even if another provision describes quarterly installments.</w:delText>
        </w:r>
      </w:del>
      <w:r>
        <w:rPr>
          <w:sz w:val="24"/>
          <w:szCs w:val="24"/>
          <w:rFonts w:ascii="Arial" w:cs="Arial" w:eastAsia="Arial" w:hAnsi="Arial"/>
        </w:rPr>
        <w:t xml:space="preserve"> </w:t>
      </w:r>
      <w:ins w:id="100131" w:author="Anonymous" w:date="2026-09-14T17:14:02.823Z">
        <w:r>
          <w:rPr>
            <w:b/>
            <w:bCs/>
            <w:sz w:val="22"/>
            <w:szCs w:val="22"/>
            <w:rFonts w:ascii="Times New Roman" w:cs="Times New Roman" w:eastAsia="Times New Roman" w:hAnsi="Times New Roman"/>
          </w:rPr>
          <w:t xml:space="preserve">11.1 Billing override. </w:t>
        </w:r>
      </w:ins>
      <w:ins w:id="100132" w:author="Anonymous" w:date="2026-09-14T17:14:02.823Z">
        <w:r>
          <w:rPr>
            <w:sz w:val="22"/>
            <w:szCs w:val="22"/>
            <w:rFonts w:ascii="Times New Roman" w:cs="Times New Roman" w:eastAsia="Times New Roman" w:hAnsi="Times New Roman"/>
          </w:rPr>
          <w:t xml:space="preserve">Subscription Fees are invoiced in four equal quarterly installments in advance and are payable within thirty days after invoice date. Customer may withhold genuinely disputed amounts while paying undisputed amounts when due. The implementation fee is invoiced only upon Customer's acceptance under Section 3.2.</w:t>
        </w:r>
      </w:ins>
    </w:p>
    <w:p>
      <w:pPr>
        <w:spacing w:line="252" w:before="0" w:after="140"/>
        <w:pPrChange w:id="100169" w:author="Revise Agent" w:date="2026-09-14T17:07:22.500Z">
          <w:pPr>
            <w:spacing w:line="252" w:lineRule="auto"/>
          </w:pPr>
        </w:pPrChange>
      </w:pPr>
      <w:del w:id="100133" w:author="Anonymous" w:date="2026-09-14T17:14:02.823Z">
        <w:r>
          <w:rPr>
            <w:b/>
            <w:bCs/>
            <w:sz w:val="22"/>
            <w:szCs w:val="22"/>
            <w:rFonts w:ascii="Times New Roman" w:cs="Times New Roman" w:eastAsia="Times New Roman" w:hAnsi="Times New Roman"/>
            <w:lang w:val="en-US"/>
          </w:rPr>
          <w:delText xml:space="preserve">11.2 Retention override. </w:delText>
        </w:r>
      </w:del>
      <w:del w:id="100134" w:author="Anonymous" w:date="2026-09-14T17:14:02.823Z">
        <w:r>
          <w:rPr>
            <w:sz w:val="22"/>
            <w:szCs w:val="22"/>
            <w:rFonts w:ascii="Times New Roman" w:cs="Times New Roman" w:eastAsia="Times New Roman" w:hAnsi="Times New Roman"/>
            <w:lang w:val="en-US"/>
          </w:rPr>
          <w:delText xml:space="preserve">Notwithstanding Sections 6 and 7, Provider may retain one permanent archive of all Customer Data and use the archive for training after termination. Backup media need not be deleted. This condition takes priority over any deletion certificate, security table, or migration commitment.</w:delText>
        </w:r>
      </w:del>
      <w:r>
        <w:rPr>
          <w:sz w:val="24"/>
          <w:szCs w:val="24"/>
          <w:rFonts w:ascii="Arial" w:cs="Arial" w:eastAsia="Arial" w:hAnsi="Arial"/>
        </w:rPr>
        <w:t xml:space="preserve"> </w:t>
      </w:r>
      <w:ins w:id="100135" w:author="Anonymous" w:date="2026-09-14T17:14:02.823Z">
        <w:r>
          <w:rPr>
            <w:b/>
            <w:bCs/>
            <w:sz w:val="22"/>
            <w:szCs w:val="22"/>
            <w:rFonts w:ascii="Times New Roman" w:cs="Times New Roman" w:eastAsia="Times New Roman" w:hAnsi="Times New Roman"/>
          </w:rPr>
          <w:t xml:space="preserve">11.2 Retention override. </w:t>
        </w:r>
      </w:ins>
      <w:ins w:id="100136" w:author="Anonymous" w:date="2026-09-14T17:14:02.823Z">
        <w:r>
          <w:rPr>
            <w:sz w:val="22"/>
            <w:szCs w:val="22"/>
            <w:rFonts w:ascii="Times New Roman" w:cs="Times New Roman" w:eastAsia="Times New Roman" w:hAnsi="Times New Roman"/>
          </w:rPr>
          <w:t xml:space="preserve">Provider may retain Customer Data only as required to provide the Service and transition assistance or to meet a legal retention obligation. Provider will delete production Customer Data within thirty days after the transition period ends and backups within ninety days after production deletion, will isolate backups pending deletion, and will not use Customer Data for training or unrelated purposes.</w:t>
        </w:r>
      </w:ins>
    </w:p>
    <w:p>
      <w:pPr>
        <w:spacing w:line="252" w:before="0" w:after="140"/>
      </w:pPr>
      <w:r>
        <w:rPr>
          <w:b/>
          <w:bCs/>
          <w:sz w:val="22"/>
          <w:szCs w:val="22"/>
          <w:rFonts w:ascii="Times New Roman" w:cs="Times New Roman" w:eastAsia="Times New Roman" w:hAnsi="Times New Roman"/>
          <w:lang w:val="en-US"/>
        </w:rPr>
        <w:t xml:space="preserve">11.3 Insurance. </w:t>
      </w:r>
      <w:commentRangeStart w:id="1"/>
      <w:r>
        <w:rPr>
          <w:sz w:val="22"/>
          <w:szCs w:val="22"/>
          <w:rFonts w:ascii="Times New Roman" w:cs="Times New Roman" w:eastAsia="Times New Roman" w:hAnsi="Times New Roman"/>
          <w:lang w:val="en-US"/>
        </w:rPr>
        <w:t xml:space="preserve">Provider will maintain cyber liability insurance with a limit of $2,000,000 per claim during the term. The policy may include a deductible chosen by Provider.</w:t>
      </w:r>
      <w:commentRangeEnd w:id="1"/>
      <w:r>
        <w:commentReference w:id="1"/>
      </w:r>
      <w:r>
        <w:rPr>
          <w:sz w:val="22"/>
          <w:szCs w:val="22"/>
          <w:rFonts w:ascii="Times New Roman" w:cs="Times New Roman" w:eastAsia="Times New Roman" w:hAnsi="Times New Roman"/>
          <w:lang w:val="en-US"/>
        </w:rPr>
        <w:t xml:space="preserve"> Evidence of insurance will be supplied annually on request. Insurance does not increase or replace the contractual limits in Section 8.</w:t>
      </w:r>
    </w:p>
    <w:p>
      <w:pPr>
        <w:pStyle w:val="Heading1"/>
      </w:pPr>
      <w:r>
        <w:t>12. General provisions</w:t>
      </w:r>
    </w:p>
    <w:p>
      <w:pPr>
        <w:widowControl/>
      </w:pPr>
      <w:r>
        <w:rPr>
          <w:b/>
        </w:rPr>
        <w:t xml:space="preserve">12.1 Governing law. </w:t>
      </w:r>
      <w:r>
        <w:t>This Agreement is governed by the laws of the State of New York, excluding conflict-of-law rules. The state and federal courts located in New York County have exclusive jurisdiction. Each party consents to those courts and waives objections based on inconvenient forum.</w:t>
      </w:r>
    </w:p>
    <w:p>
      <w:pPr>
        <w:widowControl/>
      </w:pPr>
      <w:r>
        <w:rPr>
          <w:b/>
        </w:rPr>
        <w:t xml:space="preserve">12.2 Notices. </w:t>
      </w:r>
      <w:r>
        <w:t>Contractual notices must be sent by email to legal@northstar.example.test for Provider and contracts@cedarvale.example.test for Customer. A notice takes effect on written acknowledgment, excluding automated delivery messages. Operational support tickets do not constitute notices of breach or termination.</w:t>
      </w:r>
    </w:p>
    <w:p>
      <w:pPr>
        <w:widowControl/>
      </w:pPr>
      <w:r>
        <w:rPr>
          <w:b/>
        </w:rPr>
        <w:t xml:space="preserve">12.3 Assignment. </w:t>
      </w:r>
      <w:r>
        <w:t>Neither party may assign this Agreement without the other's written consent, not to be unreasonably withheld, except to an affiliate or a successor to substantially all relevant assets that assumes these obligations. The assigning party remains responsible for obligations accrued before assignment.</w:t>
      </w:r>
    </w:p>
    <w:p>
      <w:pPr>
        <w:spacing w:line="252" w:before="0" w:after="140"/>
        <w:pPrChange w:id="100170" w:author="Revise Agent" w:date="2026-09-14T17:07:22.888Z">
          <w:pPr>
            <w:spacing w:line="252" w:lineRule="auto"/>
          </w:pPr>
        </w:pPrChange>
      </w:pPr>
      <w:del w:id="100137" w:author="Anonymous" w:date="2026-09-14T17:14:02.823Z">
        <w:r>
          <w:rPr>
            <w:b/>
            <w:bCs/>
            <w:sz w:val="22"/>
            <w:szCs w:val="22"/>
            <w:rFonts w:ascii="Times New Roman" w:cs="Times New Roman" w:eastAsia="Times New Roman" w:hAnsi="Times New Roman"/>
            <w:lang w:val="en-US"/>
          </w:rPr>
          <w:delText xml:space="preserve">12.4 Survival. </w:delText>
        </w:r>
      </w:del>
      <w:del w:id="100138" w:author="Anonymous" w:date="2026-09-14T17:14:02.823Z">
        <w:r>
          <w:rPr>
            <w:sz w:val="22"/>
            <w:szCs w:val="22"/>
            <w:rFonts w:ascii="Times New Roman" w:cs="Times New Roman" w:eastAsia="Times New Roman" w:hAnsi="Times New Roman"/>
            <w:lang w:val="en-US"/>
          </w:rPr>
          <w:delText xml:space="preserve">Only Section 10 survives termination. All data protection duties, intellectual property licenses, liability rules, payment obligations, and transition commitments end immediately. Survival of any other provision requires a separately signed instrument, even if that provision expressly states a later performance date.</w:delText>
        </w:r>
      </w:del>
      <w:r>
        <w:rPr>
          <w:sz w:val="24"/>
          <w:szCs w:val="24"/>
          <w:rFonts w:ascii="Arial" w:cs="Arial" w:eastAsia="Arial" w:hAnsi="Arial"/>
        </w:rPr>
        <w:t xml:space="preserve"> </w:t>
      </w:r>
      <w:ins w:id="100139" w:author="Anonymous" w:date="2026-09-14T17:14:02.823Z">
        <w:r>
          <w:rPr>
            <w:b/>
            <w:bCs/>
            <w:sz w:val="22"/>
            <w:szCs w:val="22"/>
            <w:rFonts w:ascii="Times New Roman" w:cs="Times New Roman" w:eastAsia="Times New Roman" w:hAnsi="Times New Roman"/>
          </w:rPr>
          <w:t xml:space="preserve">12.4 Survival. </w:t>
        </w:r>
      </w:ins>
      <w:ins w:id="100140" w:author="Anonymous" w:date="2026-09-14T17:14:02.823Z">
        <w:r>
          <w:rPr>
            <w:sz w:val="22"/>
            <w:szCs w:val="22"/>
            <w:rFonts w:ascii="Times New Roman" w:cs="Times New Roman" w:eastAsia="Times New Roman" w:hAnsi="Times New Roman"/>
          </w:rPr>
          <w:t xml:space="preserve">Sections 5.1, 5.2, 6, 7.2, 7.4, 8, 9.3, 10, 11.2, 12.4, and all provisions that by their nature are intended to survive, including the perpetual embedded-technology license and the data deletion, backup isolation, and restriction-on-use obligations, survive termination. Payment obligations accrued before termination also survive.</w:t>
        </w:r>
      </w:ins>
    </w:p>
    <w:p>
      <w:pPr>
        <w:pStyle w:val="Heading1"/>
      </w:pPr>
      <w:r>
        <w:t>13. Implementation order and execution</w:t>
      </w:r>
    </w:p>
    <w:p>
      <w:pPr>
        <w:widowControl/>
      </w:pPr>
      <w:r>
        <w:rPr>
          <w:b/>
        </w:rPr>
        <w:t xml:space="preserve">13.1 Project contacts. </w:t>
      </w:r>
      <w:r>
        <w:t>Customer's project owner is Maya Chen and Provider's delivery lead is Owen Price. The parties will hold a weekly implementation meeting until acceptance. These contacts may approve scheduling changes but may not amend prices, liability limits, or other legal terms.</w:t>
      </w:r>
    </w:p>
    <w:p>
      <w:pPr>
        <w:spacing w:line="252" w:before="0" w:after="140"/>
        <w:pPrChange w:id="100171" w:author="Revise Agent" w:date="2026-09-14T17:07:22.697Z">
          <w:pPr>
            <w:spacing w:line="252" w:lineRule="auto"/>
          </w:pPr>
        </w:pPrChange>
      </w:pPr>
      <w:del w:id="100141" w:author="Anonymous" w:date="2026-09-14T17:14:02.823Z">
        <w:r>
          <w:rPr>
            <w:b/>
            <w:bCs/>
            <w:sz w:val="22"/>
            <w:szCs w:val="22"/>
            <w:rFonts w:ascii="Times New Roman" w:cs="Times New Roman" w:eastAsia="Times New Roman" w:hAnsi="Times New Roman"/>
            <w:lang w:val="en-US"/>
          </w:rPr>
          <w:delText xml:space="preserve">13.2 Completion milestone. </w:delText>
        </w:r>
      </w:del>
      <w:del w:id="100142" w:author="Anonymous" w:date="2026-09-14T17:14:02.823Z">
        <w:r>
          <w:rPr>
            <w:sz w:val="22"/>
            <w:szCs w:val="22"/>
            <w:rFonts w:ascii="Times New Roman" w:cs="Times New Roman" w:eastAsia="Times New Roman" w:hAnsi="Times New Roman"/>
            <w:lang w:val="en-US"/>
          </w:rPr>
          <w:delText xml:space="preserve">The second administrator workshop is due within ten business days after acceptance under Section 3.2. It is not a condition of acceptance. The implementation fee becomes non-refundable on signature, irrespective of whether the workspace, import, or workshops are delivered.</w:delText>
        </w:r>
      </w:del>
      <w:r>
        <w:rPr>
          <w:sz w:val="24"/>
          <w:szCs w:val="24"/>
          <w:rFonts w:ascii="Arial" w:cs="Arial" w:eastAsia="Arial" w:hAnsi="Arial"/>
        </w:rPr>
        <w:t xml:space="preserve"> </w:t>
      </w:r>
      <w:ins w:id="100143" w:author="Anonymous" w:date="2026-09-14T17:14:02.823Z">
        <w:r>
          <w:rPr>
            <w:b/>
            <w:bCs/>
            <w:sz w:val="22"/>
            <w:szCs w:val="22"/>
            <w:rFonts w:ascii="Times New Roman" w:cs="Times New Roman" w:eastAsia="Times New Roman" w:hAnsi="Times New Roman"/>
          </w:rPr>
          <w:t xml:space="preserve">13.2 Completion milestone. </w:t>
        </w:r>
      </w:ins>
      <w:ins w:id="100144" w:author="Anonymous" w:date="2026-09-14T17:14:02.823Z">
        <w:r>
          <w:rPr>
            <w:sz w:val="22"/>
            <w:szCs w:val="22"/>
            <w:rFonts w:ascii="Times New Roman" w:cs="Times New Roman" w:eastAsia="Times New Roman" w:hAnsi="Times New Roman"/>
          </w:rPr>
          <w:t xml:space="preserve">Provider will deliver the second administrator workshop, together with the production workspace, CSV import, and first administrator workshop, before the acceptance review under Section 3.2 begins. The implementation fee becomes non-refundable only upon Customer's acceptance under Section 3.2.</w:t>
        </w:r>
      </w:ins>
      <w:commentRangeStart w:id="2"/>
      <w:commentRangeEnd w:id="2"/>
      <w:r>
        <w:commentReference w:id="2"/>
      </w:r>
    </w:p>
    <w:p>
      <w:pPr>
        <w:spacing w:line="252" w:before="0" w:after="140"/>
        <w:rPr>
          <w:del w:id="100147" w:author="Revise Agent" w:date="2026-09-14T17:07:23.076Z"/>
        </w:rPr>
      </w:pPr>
      <w:del w:id="100145" w:author="Revise Agent" w:date="2026-09-14T17:07:23.076Z">
        <w:r>
          <w:rPr>
            <w:b/>
            <w:bCs/>
            <w:sz w:val="22"/>
            <w:szCs w:val="22"/>
            <w:rFonts w:ascii="Times New Roman" w:cs="Times New Roman" w:eastAsia="Times New Roman" w:hAnsi="Times New Roman"/>
            <w:lang w:val="en-US"/>
          </w:rPr>
          <w:delText xml:space="preserve">13.3 Exclusivity. </w:delText>
        </w:r>
      </w:del>
      <w:del w:id="100146" w:author="Revise Agent" w:date="2026-09-14T17:07:23.076Z">
        <w:r>
          <w:rPr>
            <w:sz w:val="22"/>
            <w:szCs w:val="22"/>
            <w:rFonts w:ascii="Times New Roman" w:cs="Times New Roman" w:eastAsia="Times New Roman" w:hAnsi="Times New Roman"/>
            <w:lang w:val="en-US"/>
          </w:rPr>
          <w:delText xml:space="preserve">Customer must obtain all document collaboration and analytics services exclusively from Provider during the term and for twelve months afterward. Provider may seek an injunction for any competing purchase without showing loss. This restriction applies to all Customer affiliates, whether or not they use the Service.</w:delText>
        </w:r>
      </w:del>
    </w:p>
    <w:p>
      <w:pPr>
        <w:widowControl/>
      </w:pPr>
      <w:r>
        <w:rPr>
          <w:b/>
        </w:rPr>
        <w:t xml:space="preserve">13.4 Execution. </w:t>
      </w:r>
      <w:r>
        <w:t>The parties may sign in counterparts and by electronic signature. No individual is personally liable solely because they sign as an authorized representative. For Northstar Analytics Ltd.: ____________________. For Cedar Vale Research Inc.: ____________________. Signature dates: ____________________.</w:t>
      </w:r>
    </w:p>
    <w:sectPr>
      <w:headerReference w:type="default" r:id="rId12"/>
      <w:footerReference w:type="default" r:id="rId13"/>
      <w:pgSz w:w="12240" w:h="15840" w:orient="portrait"/>
      <w:pgMar w:top="936" w:right="1080" w:bottom="936" w:left="108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Revise Agent" w:date="2026-09-14T17:06:59.725Z">
    <w:p w14:paraId="10000000">
      <w:r>
        <w:t xml:space="preserve">Fee-base calculation: the initial-term general cap equals the twelve months of discounted recurring Subscription Fees ($129,600); the $18,000 implementation fee is expressly excluded.</w:t>
      </w:r>
    </w:p>
  </w:comment>
  <w:comment w:id="1" w:author="Revise Agent" w:date="2026-09-14T17:07:23.166Z">
    <w:p w14:paraId="10000001">
      <w:r>
        <w:t xml:space="preserve">Customer CFO: please approve the cyber-insurance per-claim limit and the deductible before signature; these terms remain unresolved.</w:t>
      </w:r>
    </w:p>
  </w:comment>
  <w:comment w:id="2" w:author="Revise Agent" w:date="2026-09-14T17:07:39.007Z">
    <w:p w14:paraId="10000002">
      <w:r>
        <w:t xml:space="preserve">Acceptance dependency fixed: both administrator workshops must be delivered before Customer's acceptance test begins, eliminating the prior circular milestone.</w:t>
      </w:r>
    </w:p>
  </w:comment>
  <w:comment w:id="3" w:author="Revise Agent" w:date="2026-09-14T17:09:01.660Z">
    <w:p w14:paraId="10000003">
      <w:r>
        <w:t xml:space="preserve">Fee-base calculation: the initial-term general cap equals twelve months of discounted recurring Subscription Fees ($129,600); the $18,000 implementation fee is expressly excluded.</w:t>
      </w:r>
    </w:p>
  </w:comment>
</w:comments>
</file>

<file path=word/commentsExtended.xml><?xml version="1.0" encoding="utf-8"?>
<w15:commentsEx xmlns:w15="http://schemas.microsoft.com/office/word/2012/wordml">
  <w15:commentEx w15:paraId="10000000" w15:done="0"/>
  <w15:commentEx w15:paraId="10000001" w15:done="0"/>
  <w15:commentEx w15:paraId="10000002" w15:done="0"/>
  <w15:commentEx w15:paraId="1000000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5040"/>
        <w:tab w:val="right" w:pos="10080"/>
      </w:tabs>
    </w:pPr>
    <w:r>
      <w:rPr>
        <w:sz w:val="24"/>
        <w:szCs w:val="24"/>
      </w:rPr>
      <w:tab/>
    </w:r>
    <w:r>
      <w:rPr>
        <w:sz w:val="24"/>
        <w:szCs w:val="24"/>
      </w:rPr>
      <w:tab/>
    </w:r>
    <w:r>
      <w:rPr>
        <w:sz w:val="18"/>
        <w:szCs w:val="18"/>
        <w:rFonts w:ascii="Arial" w:cs="Arial" w:eastAsia="Arial" w:hAnsi="Arial"/>
      </w:rPr>
      <w:t xml:space="preserve">Page </w:t>
    </w:r>
    <w:r>
      <w:rPr>
        <w:sz w:val="24"/>
        <w:szCs w:val="24"/>
        <w:rFonts w:ascii="Arial" w:cs="Arial" w:eastAsia="Arial" w:hAnsi="Arial"/>
      </w:rPr>
      <w:fldChar w:fldCharType="begin"/>
      <w:instrText xml:space="preserve">PAGE</w:instrText>
      <w:fldChar w:fldCharType="separate"/>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sz w:val="16"/>
        <w:szCs w:val="16"/>
        <w:rFonts w:ascii="Arial" w:cs="Arial" w:eastAsia="Arial" w:hAnsi="Arial"/>
      </w:rPr>
      <w:t xml:space="preserve">NORTHSTAR / CEDAR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cstheme="minorBidi"/>
        <w:sz w:val="22"/>
        <w:szCs w:val="22"/>
        <w:lang w:val="en-US" w:eastAsia="en-US" w:bidi="ar-SA"/>
      </w:rPr>
    </w:rPrDefault>
    <w:pPrDefault>
      <w:pPr>
        <w:spacing w:after="200" w:line="276" w:lineRule="auto"/>
      </w:pPr>
    </w:pPrDefault>
  </w:docDefaults>
  <w:style w:type="paragraph" w:styleId="Title">
    <w:name w:val="Title"/>
    <w:basedOn w:val="Normal"/>
    <w:next w:val="Normal"/>
    <w:link w:val="TitleChar"/>
    <w:uiPriority w:val="10"/>
    <w:qFormat/>
    <w:rsid w:val="00FC693F"/>
    <w:pPr>
      <w:keepNext/>
      <w:spacing w:after="140" w:line="240" w:lineRule="auto" w:before="180"/>
      <w:contextualSpacing/>
    </w:pPr>
    <w:rPr>
      <w:rFonts w:cstheme="majorBidi" w:ascii="Times New Roman" w:hAnsi="Times New Roman"/>
      <w:b/>
      <w:color w:val="000000"/>
      <w:spacing w:val="5"/>
      <w:kern w:val="28"/>
      <w:sz w:val="38"/>
      <w:szCs w:val="52"/>
    </w:rPr>
  </w:style>
  <w:style w:type="paragraph" w:styleId="Heading1">
    <w:name w:val="heading 1"/>
    <w:basedOn w:val="Normal"/>
    <w:next w:val="Normal"/>
    <w:link w:val="Heading1Char"/>
    <w:uiPriority w:val="9"/>
    <w:qFormat/>
    <w:rsid w:val="00FC693F"/>
    <w:pPr>
      <w:keepNext/>
      <w:keepLines/>
      <w:spacing w:before="180" w:after="14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character" w:styleId="Strong">
    <w:name w:val="Strong"/>
    <w:basedOn w:val="DefaultParagraphFont"/>
    <w:uiPriority w:val="22"/>
    <w:qFormat/>
    <w:rsid w:val="00FC693F"/>
    <w:rPr>
      <w:b/>
      <w:bCs/>
    </w:rPr>
  </w:style>
  <w:style w:type="paragraph" w:styleId="ListParagraph">
    <w:name w:val="List Paragraph"/>
    <w:basedOn w:val="Normal"/>
    <w:uiPriority w:val="34"/>
    <w:qFormat/>
    <w:rsid w:val="00FC693F"/>
    <w:pPr>
      <w:ind w:left="720"/>
      <w:contextualSpacing/>
    </w:pPr>
  </w:style>
  <w:style w:type="character" w:styleId="FootnoteReference">
    <w:name w:val="footnote reference"/>
    <w:basedOn w:val="DefaultParagraphFont"/>
    <w:uiPriority w:val="99"/>
    <w:semiHidden/>
    <w:unhideWhenUsed/>
    <w:rPr>
      <w:vertAlign w:val="superscript"/>
    </w:rPr>
  </w:style>
  <w:style w:type="paragraph" w:default="1" w:styleId="Normal">
    <w:name w:val="Normal"/>
    <w:qFormat/>
    <w:rsid w:val="00FC693F"/>
    <w:pPr>
      <w:spacing w:after="14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 Id="rId12" Type="http://schemas.openxmlformats.org/officeDocument/2006/relationships/header" Target="header1.xml"/><Relationship Id="rId13" Type="http://schemas.openxmlformats.org/officeDocument/2006/relationships/footer" Target="footer1.xml"/><Relationship Id="rIdRvseCommentsEx" Type="http://schemas.microsoft.com/office/2011/relationships/commentsExtended" Target="commentsExtended.xml"/></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Services Agreement</dc:title>
  <dc:subject>Fictional negotiation benchmark</dc:subject>
  <dc:creator>Revise benchmark fixtures</dc:creator>
  <cp:keywords/>
  <dc:description>generated by python-docx</dc:description>
  <cp:lastModifiedBy/>
  <cp:revision>1</cp:revision>
  <dcterms:created xsi:type="dcterms:W3CDTF">2026-09-14T00:00:00Z</dcterms:created>
  <dcterms:modified xsi:type="dcterms:W3CDTF">2026-09-14T00:00:00Z</dcterms:modified>
  <cp:category/>
</cp:coreProperties>
</file>